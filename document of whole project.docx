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F02637" w:rsidR="00F02637" w:rsidP="5458C64E" w:rsidRDefault="5458C64E" w14:paraId="429A87CB" w14:textId="39B60144">
      <w:pPr>
        <w:rPr>
          <w:rFonts w:ascii="Times New Roman" w:hAnsi="Times New Roman" w:eastAsia="Times New Roman" w:cs="Times New Roman"/>
          <w:b/>
          <w:sz w:val="24"/>
          <w:szCs w:val="24"/>
        </w:rPr>
      </w:pPr>
      <w:r w:rsidRPr="5458C64E">
        <w:rPr>
          <w:rFonts w:ascii="Times New Roman" w:hAnsi="Times New Roman" w:eastAsia="Times New Roman" w:cs="Times New Roman"/>
          <w:b/>
          <w:bCs/>
          <w:sz w:val="28"/>
          <w:szCs w:val="28"/>
        </w:rPr>
        <w:t>1.</w:t>
      </w:r>
      <w:r w:rsidRPr="00F02637" w:rsidR="00F02637">
        <w:rPr>
          <w:rFonts w:ascii="Times New Roman" w:hAnsi="Times New Roman" w:eastAsia="Times New Roman" w:cs="Times New Roman"/>
          <w:b/>
          <w:sz w:val="28"/>
          <w:szCs w:val="28"/>
        </w:rPr>
        <w:t>Title</w:t>
      </w:r>
    </w:p>
    <w:p w:rsidRPr="00F02637" w:rsidR="00F02637" w:rsidP="00F02637" w:rsidRDefault="00F02637" w14:paraId="3D583EE7" w14:textId="0189FFC5">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39C038E0" w:rsidRDefault="00F02637" w14:paraId="7D71FAAE" w14:textId="70277839">
      <w:pPr>
        <w:jc w:val="center"/>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Receipt and Invoice Digitizer</w:t>
      </w:r>
    </w:p>
    <w:p w:rsidRPr="00F02637" w:rsidR="00F02637" w:rsidP="00F02637" w:rsidRDefault="00F02637" w14:paraId="18AAF274" w14:textId="070FC732">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71240EC0" w14:textId="25A40F63">
      <w:pPr>
        <w:rPr>
          <w:rFonts w:ascii="Times New Roman" w:hAnsi="Times New Roman" w:eastAsia="Times New Roman" w:cs="Times New Roman"/>
          <w:sz w:val="24"/>
          <w:szCs w:val="24"/>
        </w:rPr>
      </w:pPr>
      <w:r w:rsidRPr="00F02637">
        <w:rPr>
          <w:noProof/>
        </w:rPr>
        <w:drawing>
          <wp:inline distT="0" distB="0" distL="0" distR="0" wp14:anchorId="5DCA1B04" wp14:editId="18837A8A">
            <wp:extent cx="5036820" cy="2476500"/>
            <wp:effectExtent l="0" t="0" r="0" b="0"/>
            <wp:docPr id="350408474" name="Picture 10">
              <a:extLst xmlns:a="http://schemas.openxmlformats.org/drawingml/2006/main">
                <a:ext uri="{FF2B5EF4-FFF2-40B4-BE49-F238E27FC236}">
                  <a16:creationId xmlns:a16="http://schemas.microsoft.com/office/drawing/2014/main" id="{5CEFAE15-65D5-464C-93C7-B80CCB83B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2476500"/>
                    </a:xfrm>
                    <a:prstGeom prst="rect">
                      <a:avLst/>
                    </a:prstGeom>
                    <a:noFill/>
                    <a:ln>
                      <a:noFill/>
                    </a:ln>
                  </pic:spPr>
                </pic:pic>
              </a:graphicData>
            </a:graphic>
          </wp:inline>
        </w:drawing>
      </w:r>
      <w:r w:rsidRPr="00F02637">
        <w:rPr>
          <w:rFonts w:ascii="Times New Roman" w:hAnsi="Times New Roman" w:eastAsia="Times New Roman" w:cs="Times New Roman"/>
        </w:rPr>
        <w:t xml:space="preserve"> </w:t>
      </w:r>
    </w:p>
    <w:p w:rsidRPr="00F02637" w:rsidR="00F02637" w:rsidP="00F02637" w:rsidRDefault="00F02637" w14:paraId="0F56C7F3" w14:textId="406F80C5">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0F4173D9" w14:textId="5BECAF7D">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5458C64E" w:rsidRDefault="5458C64E" w14:paraId="5D05F2A5" w14:textId="6233C264">
      <w:pPr>
        <w:rPr>
          <w:rFonts w:ascii="Times New Roman" w:hAnsi="Times New Roman" w:eastAsia="Times New Roman" w:cs="Times New Roman"/>
          <w:b/>
          <w:sz w:val="28"/>
          <w:szCs w:val="28"/>
        </w:rPr>
      </w:pPr>
      <w:r w:rsidRPr="5458C64E">
        <w:rPr>
          <w:rFonts w:ascii="Times New Roman" w:hAnsi="Times New Roman" w:eastAsia="Times New Roman" w:cs="Times New Roman"/>
          <w:b/>
          <w:bCs/>
          <w:sz w:val="28"/>
          <w:szCs w:val="28"/>
        </w:rPr>
        <w:t>2.</w:t>
      </w:r>
      <w:r w:rsidRPr="00F02637" w:rsidR="00F02637">
        <w:rPr>
          <w:rFonts w:ascii="Times New Roman" w:hAnsi="Times New Roman" w:eastAsia="Times New Roman" w:cs="Times New Roman"/>
          <w:b/>
          <w:sz w:val="28"/>
          <w:szCs w:val="28"/>
        </w:rPr>
        <w:t xml:space="preserve">Introduction </w:t>
      </w:r>
    </w:p>
    <w:p w:rsidRPr="00F02637" w:rsidR="00F02637" w:rsidP="00F02637" w:rsidRDefault="00F02637" w14:paraId="483A813A"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In the modern financial landscape, the management of physical receipts and invoices is often a bottleneck for both businesses and individuals. Traditional methods of handling these documents involve manual data entry, which is time-consuming, repetitive, and highly susceptible to human error. Furthermore, physical paper trails are prone to loss and deterioration, making historical tracking and audit compliance difficult.</w:t>
      </w:r>
    </w:p>
    <w:p w:rsidRPr="00F02637" w:rsidR="00F02637" w:rsidP="00F02637" w:rsidRDefault="00F02637" w14:paraId="077C6D62"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 xml:space="preserve">The </w:t>
      </w:r>
      <w:r w:rsidRPr="00F02637">
        <w:rPr>
          <w:rFonts w:ascii="Times New Roman" w:hAnsi="Times New Roman" w:eastAsia="Times New Roman" w:cs="Times New Roman"/>
          <w:b/>
          <w:sz w:val="24"/>
          <w:szCs w:val="24"/>
        </w:rPr>
        <w:t>Receipt and Invoice Digitizer</w:t>
      </w:r>
      <w:r w:rsidRPr="00F02637">
        <w:rPr>
          <w:rFonts w:ascii="Times New Roman" w:hAnsi="Times New Roman" w:eastAsia="Times New Roman" w:cs="Times New Roman"/>
          <w:sz w:val="24"/>
          <w:szCs w:val="24"/>
        </w:rPr>
        <w:t xml:space="preserve"> is a robust software solution designed to bridge the gap between physical documentation and digital accounting systems. This project aims to automate the end-to-end process of document management by transforming unstructured image data into structured, queryable financial records.</w:t>
      </w:r>
    </w:p>
    <w:p w:rsidRPr="00F02637" w:rsidR="00F02637" w:rsidP="00F02637" w:rsidRDefault="00F02637" w14:paraId="4B7CFDE0"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 xml:space="preserve">By leveraging advanced </w:t>
      </w:r>
      <w:r w:rsidRPr="00F02637">
        <w:rPr>
          <w:rFonts w:ascii="Times New Roman" w:hAnsi="Times New Roman" w:eastAsia="Times New Roman" w:cs="Times New Roman"/>
          <w:b/>
          <w:sz w:val="24"/>
          <w:szCs w:val="24"/>
        </w:rPr>
        <w:t>Optical Character Recognition (OCR)</w:t>
      </w:r>
      <w:r w:rsidRPr="00F02637">
        <w:rPr>
          <w:rFonts w:ascii="Times New Roman" w:hAnsi="Times New Roman" w:eastAsia="Times New Roman" w:cs="Times New Roman"/>
          <w:sz w:val="24"/>
          <w:szCs w:val="24"/>
        </w:rPr>
        <w:t xml:space="preserve"> technologies (such as Tesseract or Google Vision) combined with </w:t>
      </w:r>
      <w:r w:rsidRPr="00F02637">
        <w:rPr>
          <w:rFonts w:ascii="Times New Roman" w:hAnsi="Times New Roman" w:eastAsia="Times New Roman" w:cs="Times New Roman"/>
          <w:b/>
          <w:sz w:val="24"/>
          <w:szCs w:val="24"/>
        </w:rPr>
        <w:t>Natural Language Processing (NLP)</w:t>
      </w:r>
      <w:r w:rsidRPr="00F02637">
        <w:rPr>
          <w:rFonts w:ascii="Times New Roman" w:hAnsi="Times New Roman" w:eastAsia="Times New Roman" w:cs="Times New Roman"/>
          <w:sz w:val="24"/>
          <w:szCs w:val="24"/>
        </w:rPr>
        <w:t xml:space="preserve"> and Regex-based parsing, the system intelligently extracts critical data points—including vendor names, transaction dates, invoice IDs, and monetary values.</w:t>
      </w:r>
    </w:p>
    <w:p w:rsidRPr="00F02637" w:rsidR="00F02637" w:rsidP="00F02637" w:rsidRDefault="00F02637" w14:paraId="152459D6"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 xml:space="preserve">Beyond simple extraction, the system incorporates a layer of </w:t>
      </w:r>
      <w:r w:rsidRPr="00F02637">
        <w:rPr>
          <w:rFonts w:ascii="Times New Roman" w:hAnsi="Times New Roman" w:eastAsia="Times New Roman" w:cs="Times New Roman"/>
          <w:b/>
          <w:sz w:val="24"/>
          <w:szCs w:val="24"/>
        </w:rPr>
        <w:t>logic and validation</w:t>
      </w:r>
      <w:r w:rsidRPr="00F02637">
        <w:rPr>
          <w:rFonts w:ascii="Times New Roman" w:hAnsi="Times New Roman" w:eastAsia="Times New Roman" w:cs="Times New Roman"/>
          <w:sz w:val="24"/>
          <w:szCs w:val="24"/>
        </w:rPr>
        <w:t xml:space="preserve"> to ensure mathematical consistency (e.g., verifying that subtotal plus tax equals the total). The processed data is securely stored in a relational </w:t>
      </w:r>
      <w:r w:rsidRPr="00F02637">
        <w:rPr>
          <w:rFonts w:ascii="Times New Roman" w:hAnsi="Times New Roman" w:eastAsia="Times New Roman" w:cs="Times New Roman"/>
          <w:b/>
          <w:sz w:val="24"/>
          <w:szCs w:val="24"/>
        </w:rPr>
        <w:t>SQL database</w:t>
      </w:r>
      <w:r w:rsidRPr="00F02637">
        <w:rPr>
          <w:rFonts w:ascii="Times New Roman" w:hAnsi="Times New Roman" w:eastAsia="Times New Roman" w:cs="Times New Roman"/>
          <w:sz w:val="24"/>
          <w:szCs w:val="24"/>
        </w:rPr>
        <w:t xml:space="preserve">, enabling users to generate insightful analytics, track spending trends via an interactive </w:t>
      </w:r>
      <w:r w:rsidRPr="00F02637">
        <w:rPr>
          <w:rFonts w:ascii="Times New Roman" w:hAnsi="Times New Roman" w:eastAsia="Times New Roman" w:cs="Times New Roman"/>
          <w:b/>
          <w:sz w:val="24"/>
          <w:szCs w:val="24"/>
        </w:rPr>
        <w:t>Web Dashboard</w:t>
      </w:r>
      <w:r w:rsidRPr="00F02637">
        <w:rPr>
          <w:rFonts w:ascii="Times New Roman" w:hAnsi="Times New Roman" w:eastAsia="Times New Roman" w:cs="Times New Roman"/>
          <w:sz w:val="24"/>
          <w:szCs w:val="24"/>
        </w:rPr>
        <w:t>, and seamlessly export data for further financial reporting.</w:t>
      </w:r>
    </w:p>
    <w:p w:rsidRPr="00F02637" w:rsidR="00F02637" w:rsidP="00F02637" w:rsidRDefault="00F02637" w14:paraId="2E9729F4" w14:textId="62616E4F">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78314CDB" w14:textId="282F90E0">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165E57E2" w14:textId="1052FBC1">
      <w:pPr>
        <w:rPr>
          <w:rFonts w:ascii="Times New Roman" w:hAnsi="Times New Roman" w:eastAsia="Times New Roman" w:cs="Times New Roman"/>
          <w:sz w:val="24"/>
          <w:szCs w:val="24"/>
        </w:rPr>
      </w:pPr>
      <w:r w:rsidRPr="00F02637">
        <w:rPr>
          <w:rFonts w:ascii="Times New Roman" w:hAnsi="Times New Roman" w:eastAsia="Times New Roman" w:cs="Times New Roman"/>
          <w:sz w:val="28"/>
          <w:szCs w:val="28"/>
        </w:rPr>
        <w:t xml:space="preserve"> </w:t>
      </w:r>
    </w:p>
    <w:p w:rsidR="5458C64E" w:rsidP="5458C64E" w:rsidRDefault="5458C64E" w14:paraId="6C080CC0" w14:textId="182DF001">
      <w:pPr>
        <w:rPr>
          <w:rFonts w:ascii="Times New Roman" w:hAnsi="Times New Roman" w:eastAsia="Times New Roman" w:cs="Times New Roman"/>
          <w:b/>
          <w:bCs/>
          <w:sz w:val="24"/>
          <w:szCs w:val="24"/>
        </w:rPr>
      </w:pPr>
      <w:r w:rsidRPr="5458C64E">
        <w:rPr>
          <w:rFonts w:ascii="Times New Roman" w:hAnsi="Times New Roman" w:eastAsia="Times New Roman" w:cs="Times New Roman"/>
          <w:b/>
          <w:bCs/>
          <w:sz w:val="28"/>
          <w:szCs w:val="28"/>
        </w:rPr>
        <w:t xml:space="preserve">3.Problem Statement </w:t>
      </w:r>
    </w:p>
    <w:p w:rsidRPr="00F02637" w:rsidR="00F02637" w:rsidP="00F02637" w:rsidRDefault="5458C64E" w14:paraId="0830C9C8" w14:textId="1F4D6ACC">
      <w:pPr>
        <w:rPr>
          <w:rFonts w:ascii="Times New Roman" w:hAnsi="Times New Roman" w:eastAsia="Times New Roman" w:cs="Times New Roman"/>
          <w:b/>
          <w:sz w:val="24"/>
          <w:szCs w:val="24"/>
        </w:rPr>
      </w:pPr>
      <w:r w:rsidRPr="5458C64E">
        <w:rPr>
          <w:rFonts w:ascii="Times New Roman" w:hAnsi="Times New Roman" w:eastAsia="Times New Roman" w:cs="Times New Roman"/>
          <w:b/>
          <w:bCs/>
          <w:sz w:val="24"/>
          <w:szCs w:val="24"/>
        </w:rPr>
        <w:t>3.1</w:t>
      </w:r>
      <w:r w:rsidRPr="00F02637" w:rsidR="00F02637">
        <w:rPr>
          <w:rFonts w:ascii="Times New Roman" w:hAnsi="Times New Roman" w:eastAsia="Times New Roman" w:cs="Times New Roman"/>
          <w:b/>
          <w:sz w:val="24"/>
          <w:szCs w:val="24"/>
        </w:rPr>
        <w:t xml:space="preserve"> The Core Issue</w:t>
      </w:r>
    </w:p>
    <w:p w:rsidRPr="00F02637" w:rsidR="00F02637" w:rsidP="00F02637" w:rsidRDefault="00F02637" w14:paraId="52B9A717"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Businesses and individuals currently rely heavily on manual workflows to manage high volumes of paper-based receipts and invoices. This dependence on physical documentation and manual data entry results in a slow, error-prone, and inefficient financial tracking process that is difficult to scale and integrate with modern digital accounting systems.</w:t>
      </w:r>
    </w:p>
    <w:p w:rsidRPr="00F02637" w:rsidR="00F02637" w:rsidP="00F02637" w:rsidRDefault="5458C64E" w14:paraId="374C085B" w14:textId="79A3210D">
      <w:pPr>
        <w:rPr>
          <w:rFonts w:ascii="Times New Roman" w:hAnsi="Times New Roman" w:eastAsia="Times New Roman" w:cs="Times New Roman"/>
          <w:b/>
          <w:sz w:val="24"/>
          <w:szCs w:val="24"/>
        </w:rPr>
      </w:pPr>
      <w:r w:rsidRPr="5458C64E">
        <w:rPr>
          <w:rFonts w:ascii="Times New Roman" w:hAnsi="Times New Roman" w:eastAsia="Times New Roman" w:cs="Times New Roman"/>
          <w:b/>
          <w:bCs/>
          <w:sz w:val="24"/>
          <w:szCs w:val="24"/>
        </w:rPr>
        <w:t>3.2</w:t>
      </w:r>
      <w:r w:rsidRPr="00F02637" w:rsidR="00F02637">
        <w:rPr>
          <w:rFonts w:ascii="Times New Roman" w:hAnsi="Times New Roman" w:eastAsia="Times New Roman" w:cs="Times New Roman"/>
          <w:b/>
          <w:sz w:val="24"/>
          <w:szCs w:val="24"/>
        </w:rPr>
        <w:t xml:space="preserve"> Operational Challenges</w:t>
      </w:r>
    </w:p>
    <w:p w:rsidRPr="00F02637" w:rsidR="00F02637" w:rsidP="00F02637" w:rsidRDefault="00F02637" w14:paraId="7AE94D38" w14:textId="77777777">
      <w:pPr>
        <w:rPr>
          <w:rFonts w:ascii="Times New Roman" w:hAnsi="Times New Roman" w:eastAsia="Times New Roman" w:cs="Times New Roman"/>
          <w:sz w:val="24"/>
          <w:szCs w:val="24"/>
        </w:rPr>
      </w:pPr>
      <w:r w:rsidRPr="00F02637">
        <w:rPr>
          <w:rFonts w:ascii="Times New Roman" w:hAnsi="Times New Roman" w:eastAsia="Times New Roman" w:cs="Times New Roman"/>
          <w:sz w:val="24"/>
          <w:szCs w:val="24"/>
        </w:rPr>
        <w:t>The current manual approach presents several distinct challenges that this project aims to resolve:</w:t>
      </w:r>
    </w:p>
    <w:p w:rsidRPr="00F02637" w:rsidR="00F02637" w:rsidP="00F02637" w:rsidRDefault="00F02637" w14:paraId="63444617" w14:textId="612E4AF7">
      <w:pPr>
        <w:rPr>
          <w:rFonts w:ascii="Times New Roman" w:hAnsi="Times New Roman" w:eastAsia="Times New Roman" w:cs="Times New Roman"/>
          <w:sz w:val="24"/>
          <w:szCs w:val="24"/>
        </w:rPr>
      </w:pPr>
      <w:r w:rsidRPr="00F02637">
        <w:rPr>
          <w:rFonts w:ascii="Times New Roman" w:hAnsi="Times New Roman" w:eastAsia="Times New Roman" w:cs="Times New Roman"/>
          <w:b/>
          <w:sz w:val="24"/>
          <w:szCs w:val="24"/>
        </w:rPr>
        <w:t>Inefficient Data Entry:</w:t>
      </w:r>
      <w:r w:rsidRPr="00F02637">
        <w:rPr>
          <w:rFonts w:ascii="Times New Roman" w:hAnsi="Times New Roman" w:eastAsia="Times New Roman" w:cs="Times New Roman"/>
          <w:sz w:val="24"/>
          <w:szCs w:val="24"/>
        </w:rPr>
        <w:t xml:space="preserve"> Manually transcribing data (Vendor Name, Date, Invoice IDs, Line Items) from paper to digital spreadsheets is time-consuming and labor-intensive.</w:t>
      </w:r>
    </w:p>
    <w:p w:rsidRPr="00F02637" w:rsidR="00F02637" w:rsidP="00F02637" w:rsidRDefault="00F02637" w14:paraId="4D41DE29" w14:textId="3E22D869">
      <w:pPr>
        <w:rPr>
          <w:rFonts w:ascii="Times New Roman" w:hAnsi="Times New Roman" w:eastAsia="Times New Roman" w:cs="Times New Roman"/>
          <w:sz w:val="24"/>
          <w:szCs w:val="24"/>
        </w:rPr>
      </w:pPr>
      <w:r w:rsidRPr="00F02637">
        <w:rPr>
          <w:rFonts w:ascii="Times New Roman" w:hAnsi="Times New Roman" w:eastAsia="Times New Roman" w:cs="Times New Roman"/>
          <w:b/>
          <w:sz w:val="24"/>
          <w:szCs w:val="24"/>
        </w:rPr>
        <w:t>High Risk of Human Error:</w:t>
      </w:r>
      <w:r w:rsidRPr="00F02637">
        <w:rPr>
          <w:rFonts w:ascii="Times New Roman" w:hAnsi="Times New Roman" w:eastAsia="Times New Roman" w:cs="Times New Roman"/>
        </w:rPr>
        <w:t xml:space="preserve"> </w:t>
      </w:r>
      <w:r w:rsidRPr="00F02637">
        <w:rPr>
          <w:rFonts w:ascii="Times New Roman" w:hAnsi="Times New Roman" w:eastAsia="Times New Roman" w:cs="Times New Roman"/>
          <w:sz w:val="24"/>
          <w:szCs w:val="24"/>
        </w:rPr>
        <w:t>Manual entry is susceptible to typos, incorrect decimal placements, and calculation errors, leading to inaccurate financial reporting.</w:t>
      </w:r>
    </w:p>
    <w:p w:rsidRPr="00F02637" w:rsidR="00F02637" w:rsidP="00F02637" w:rsidRDefault="00F02637" w14:paraId="72F4A3C2" w14:textId="69B99839">
      <w:pPr>
        <w:rPr>
          <w:rFonts w:ascii="Times New Roman" w:hAnsi="Times New Roman" w:eastAsia="Times New Roman" w:cs="Times New Roman"/>
          <w:sz w:val="24"/>
          <w:szCs w:val="24"/>
        </w:rPr>
      </w:pPr>
      <w:r w:rsidRPr="00F02637">
        <w:rPr>
          <w:rFonts w:ascii="Times New Roman" w:hAnsi="Times New Roman" w:eastAsia="Times New Roman" w:cs="Times New Roman"/>
          <w:b/>
          <w:sz w:val="24"/>
          <w:szCs w:val="24"/>
        </w:rPr>
        <w:t>Data Organization &amp; Retrieval:</w:t>
      </w:r>
      <w:r w:rsidRPr="00F02637">
        <w:rPr>
          <w:rFonts w:ascii="Times New Roman" w:hAnsi="Times New Roman" w:eastAsia="Times New Roman" w:cs="Times New Roman"/>
          <w:sz w:val="24"/>
          <w:szCs w:val="24"/>
        </w:rPr>
        <w:t xml:space="preserve"> Physical receipts are easily lost, faded, or damaged over time. Searching for a specific historical transaction within a pile of paper or unstructured image folders is virtually impossible.</w:t>
      </w:r>
    </w:p>
    <w:p w:rsidRPr="00F02637" w:rsidR="00F02637" w:rsidP="00F02637" w:rsidRDefault="00F02637" w14:paraId="2E3B33A7" w14:textId="432BD30B">
      <w:pPr>
        <w:rPr>
          <w:rFonts w:ascii="Times New Roman" w:hAnsi="Times New Roman" w:eastAsia="Times New Roman" w:cs="Times New Roman"/>
          <w:sz w:val="24"/>
          <w:szCs w:val="24"/>
        </w:rPr>
      </w:pPr>
      <w:r w:rsidRPr="00F02637">
        <w:rPr>
          <w:rFonts w:ascii="Times New Roman" w:hAnsi="Times New Roman" w:eastAsia="Times New Roman" w:cs="Times New Roman"/>
          <w:b/>
          <w:sz w:val="24"/>
          <w:szCs w:val="24"/>
        </w:rPr>
        <w:t>Lack of Validation:</w:t>
      </w:r>
      <w:r w:rsidRPr="00F02637">
        <w:rPr>
          <w:rFonts w:ascii="Times New Roman" w:hAnsi="Times New Roman" w:eastAsia="Times New Roman" w:cs="Times New Roman"/>
        </w:rPr>
        <w:t xml:space="preserve"> </w:t>
      </w:r>
      <w:r w:rsidRPr="00F02637">
        <w:rPr>
          <w:rFonts w:ascii="Times New Roman" w:hAnsi="Times New Roman" w:eastAsia="Times New Roman" w:cs="Times New Roman"/>
          <w:sz w:val="24"/>
          <w:szCs w:val="24"/>
        </w:rPr>
        <w:t>Without an automated system, it is difficult to instantly verify if an invoice total matches the subtotal plus tax, or to detect if a receipt has been submitted twice (duplicate entry), leading to potential financial leakage.</w:t>
      </w:r>
    </w:p>
    <w:p w:rsidRPr="00F02637" w:rsidR="00F02637" w:rsidP="00F02637" w:rsidRDefault="00F02637" w14:paraId="30394FFB" w14:textId="4064FCBF">
      <w:pPr>
        <w:rPr>
          <w:rFonts w:ascii="Times New Roman" w:hAnsi="Times New Roman" w:eastAsia="Times New Roman" w:cs="Times New Roman"/>
          <w:sz w:val="24"/>
          <w:szCs w:val="24"/>
        </w:rPr>
      </w:pPr>
      <w:r w:rsidRPr="00F02637">
        <w:rPr>
          <w:rFonts w:ascii="Times New Roman" w:hAnsi="Times New Roman" w:eastAsia="Times New Roman" w:cs="Times New Roman"/>
          <w:b/>
          <w:sz w:val="24"/>
          <w:szCs w:val="24"/>
        </w:rPr>
        <w:t>Unstructured Data:</w:t>
      </w:r>
      <w:r w:rsidRPr="00F02637">
        <w:rPr>
          <w:rFonts w:ascii="Times New Roman" w:hAnsi="Times New Roman" w:eastAsia="Times New Roman" w:cs="Times New Roman"/>
          <w:sz w:val="24"/>
          <w:szCs w:val="24"/>
        </w:rPr>
        <w:t xml:space="preserve"> Raw images of receipts are "unstructured data." Without digitization, this data cannot be easily analyzed for spending trends, vendor statistics, or monthly analytics</w:t>
      </w:r>
    </w:p>
    <w:p w:rsidR="5458C64E" w:rsidP="5458C64E" w:rsidRDefault="5458C64E" w14:paraId="31F4D187" w14:textId="584FBF56">
      <w:pPr>
        <w:rPr>
          <w:rFonts w:ascii="Times New Roman" w:hAnsi="Times New Roman" w:eastAsia="Times New Roman" w:cs="Times New Roman"/>
          <w:sz w:val="24"/>
          <w:szCs w:val="24"/>
        </w:rPr>
      </w:pPr>
    </w:p>
    <w:p w:rsidR="5458C64E" w:rsidP="39C038E0" w:rsidRDefault="5458C64E" w14:paraId="3837DEF2" w14:textId="682770F5">
      <w:pPr>
        <w:pStyle w:val="Heading1"/>
        <w:spacing w:before="322" w:after="322"/>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 Milestone 1: Document Ingestion &amp; OCR</w:t>
      </w:r>
    </w:p>
    <w:p w:rsidR="5458C64E" w:rsidP="5458C64E" w:rsidRDefault="5458C64E" w14:paraId="3338BACB" w14:textId="585C24F0">
      <w:pPr>
        <w:pStyle w:val="Heading2"/>
        <w:spacing w:before="299" w:after="299"/>
        <w:rPr>
          <w:rFonts w:ascii="Times New Roman" w:hAnsi="Times New Roman" w:eastAsia="Times New Roman" w:cs="Times New Roman"/>
          <w:b/>
          <w:bCs/>
          <w:color w:val="000000" w:themeColor="text1"/>
          <w:sz w:val="24"/>
          <w:szCs w:val="24"/>
        </w:rPr>
      </w:pPr>
      <w:r w:rsidRPr="5458C64E">
        <w:rPr>
          <w:rFonts w:ascii="Times New Roman" w:hAnsi="Times New Roman" w:eastAsia="Times New Roman" w:cs="Times New Roman"/>
          <w:b/>
          <w:bCs/>
          <w:color w:val="000000" w:themeColor="text1"/>
          <w:sz w:val="24"/>
          <w:szCs w:val="24"/>
        </w:rPr>
        <w:t>4.1 Description</w:t>
      </w:r>
    </w:p>
    <w:p w:rsidR="5458C64E" w:rsidP="5458C64E" w:rsidRDefault="5458C64E" w14:paraId="0179BA74" w14:textId="07571EF3">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first milestone focuses on building the foundational pipeline required to ingest receipt documents and convert them into machine-readable text. Since receipts and invoices exist in various physical and digital formats, this stage ensures the system can accept multiple file types and prepare them for text extraction. The system provides a user-friendly interface that allows users to upload receipts in image formats such as JPG, PNG, and JPEG, as well as PDF documents. When a PDF is uploaded, the system converts it into image format so that OCR processing can be applied.</w:t>
      </w:r>
    </w:p>
    <w:p w:rsidR="5458C64E" w:rsidP="5458C64E" w:rsidRDefault="5458C64E" w14:paraId="3D6BBDDD" w14:textId="35E43FBD">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Once the document is uploaded, image preprocessing techniques are applied to improve recognition accuracy. Real-world receipts often contain noise, shadows, skew, low contrast, or background textures that interfere with OCR performance. The system processes the image by converting it to grayscale and cleaning visual noise, thereby improving text clarity and readability.</w:t>
      </w:r>
    </w:p>
    <w:p w:rsidR="5458C64E" w:rsidP="5458C64E" w:rsidRDefault="5458C64E" w14:paraId="16B75F0C" w14:textId="64E2205F">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After preprocessing, Optical Character Recognition (OCR) is applied to extract raw textual content from the receipt. The extracted text represents all visible characters from the receipt, including merchant names, dates, totals, and item descriptions. This raw text becomes the input for the next milestone, where structured data extraction occurs. This milestone is critical because the accuracy and reliability of downstream processing depend heavily on the quality of OCR output.</w:t>
      </w:r>
    </w:p>
    <w:p w:rsidR="5458C64E" w:rsidP="5458C64E" w:rsidRDefault="5458C64E" w14:paraId="6CF0D926" w14:textId="322F3867">
      <w:pPr>
        <w:rPr>
          <w:color w:val="000000" w:themeColor="text1"/>
          <w:sz w:val="24"/>
          <w:szCs w:val="24"/>
        </w:rPr>
      </w:pPr>
    </w:p>
    <w:p w:rsidR="5458C64E" w:rsidP="39C038E0" w:rsidRDefault="5458C64E" w14:paraId="5B911559" w14:textId="46EC6333">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4.2 Objectives</w:t>
      </w:r>
    </w:p>
    <w:p w:rsidR="5458C64E" w:rsidP="39C038E0" w:rsidRDefault="5458C64E" w14:paraId="39B79001" w14:textId="24E01FC6">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4.2.1 Document Upload Interface</w:t>
      </w:r>
    </w:p>
    <w:p w:rsidR="5458C64E" w:rsidP="5458C64E" w:rsidRDefault="5458C64E" w14:paraId="5D680DED" w14:textId="10FEA43F">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provides an intuitive upload interface that allows users to submit receipt images or PDF files directly through the web application. This interface supports drag-and-drop functionality and ensures accessibility for users with minimal technical knowledge. Supporting multiple file formats ensures the system can handle receipts captured through mobile cameras, scanners, or downloaded invoices.</w:t>
      </w:r>
    </w:p>
    <w:p w:rsidR="5458C64E" w:rsidP="39C038E0" w:rsidRDefault="5458C64E" w14:paraId="4AD2999D" w14:textId="47306294">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4.2.2 Multi-format Document Handling</w:t>
      </w:r>
    </w:p>
    <w:p w:rsidR="5458C64E" w:rsidP="5458C64E" w:rsidRDefault="5458C64E" w14:paraId="5DC33625" w14:textId="01D085C0">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Receipts may be stored as images or PDFs. The system detects the file type and converts PDF pages into images for processing. This ensures uniformity in the OCR pipeline and allows the system to process documents regardless of their original format.</w:t>
      </w:r>
    </w:p>
    <w:p w:rsidR="5458C64E" w:rsidP="39C038E0" w:rsidRDefault="5458C64E" w14:paraId="5C141E0C" w14:textId="3CBE711C">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4.2.3 Image Preprocessing for OCR Accuracy</w:t>
      </w:r>
    </w:p>
    <w:p w:rsidR="5458C64E" w:rsidP="5458C64E" w:rsidRDefault="5458C64E" w14:paraId="2540B80F" w14:textId="34D5208F">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Before text extraction, the uploaded image undergoes preprocessing to improve OCR performance. Converting the image to grayscale reduces noise and enhances contrast between text and background. This improves character recognition accuracy and reduces OCR errors caused by shadows, colors, or textured backgrounds.</w:t>
      </w:r>
    </w:p>
    <w:p w:rsidR="5458C64E" w:rsidP="39C038E0" w:rsidRDefault="5458C64E" w14:paraId="69CCD70F" w14:textId="21971E01">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4.3.4 OCR-based Text Extraction</w:t>
      </w:r>
    </w:p>
    <w:p w:rsidR="5458C64E" w:rsidP="39C038E0" w:rsidRDefault="5458C64E" w14:paraId="628B3B1B" w14:textId="6F249E1D">
      <w:pPr>
        <w:spacing w:before="240" w:after="240"/>
        <w:rPr>
          <w:rFonts w:ascii="Times New Roman" w:hAnsi="Times New Roman" w:eastAsia="Times New Roman" w:cs="Times New Roman"/>
          <w:color w:val="000000" w:themeColor="text1"/>
          <w:sz w:val="24"/>
          <w:szCs w:val="24"/>
        </w:rPr>
      </w:pPr>
      <w:r w:rsidRPr="39C038E0" w:rsidR="39C038E0">
        <w:rPr>
          <w:rFonts w:ascii="Times New Roman" w:hAnsi="Times New Roman" w:eastAsia="Times New Roman" w:cs="Times New Roman"/>
          <w:color w:val="000000" w:themeColor="text1" w:themeTint="FF" w:themeShade="FF"/>
          <w:sz w:val="24"/>
          <w:szCs w:val="24"/>
        </w:rPr>
        <w:t xml:space="preserve">The system uses Optical Character Recognition to convert the processed image into raw text. OCR scans the image pixel by pixel and </w:t>
      </w:r>
      <w:r w:rsidRPr="39C038E0" w:rsidR="39C038E0">
        <w:rPr>
          <w:rFonts w:ascii="Times New Roman" w:hAnsi="Times New Roman" w:eastAsia="Times New Roman" w:cs="Times New Roman"/>
          <w:color w:val="000000" w:themeColor="text1" w:themeTint="FF" w:themeShade="FF"/>
          <w:sz w:val="24"/>
          <w:szCs w:val="24"/>
        </w:rPr>
        <w:t>identifies</w:t>
      </w:r>
      <w:r w:rsidRPr="39C038E0" w:rsidR="39C038E0">
        <w:rPr>
          <w:rFonts w:ascii="Times New Roman" w:hAnsi="Times New Roman" w:eastAsia="Times New Roman" w:cs="Times New Roman"/>
          <w:color w:val="000000" w:themeColor="text1" w:themeTint="FF" w:themeShade="FF"/>
          <w:sz w:val="24"/>
          <w:szCs w:val="24"/>
        </w:rPr>
        <w:t xml:space="preserve"> alphanumeric characters and symbols. This text includes vendor details, dates, totals, and item names, forming the basis for structured data extraction in later stages.</w:t>
      </w:r>
    </w:p>
    <w:p w:rsidR="5458C64E" w:rsidP="39C038E0" w:rsidRDefault="5458C64E" w14:paraId="3690A178" w14:textId="68C05CBD">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4.4 Outcomes</w:t>
      </w:r>
    </w:p>
    <w:p w:rsidR="5458C64E" w:rsidP="5458C64E" w:rsidRDefault="5458C64E" w14:paraId="660C89D5" w14:textId="1D0949DD">
      <w:pPr>
        <w:spacing w:before="240" w:after="240"/>
      </w:pPr>
      <w:r w:rsidRPr="5458C64E">
        <w:rPr>
          <w:rFonts w:ascii="Times New Roman" w:hAnsi="Times New Roman" w:eastAsia="Times New Roman" w:cs="Times New Roman"/>
          <w:color w:val="000000" w:themeColor="text1"/>
          <w:sz w:val="24"/>
          <w:szCs w:val="24"/>
        </w:rPr>
        <w:t>By the end of this milestone, the system successfully accepts receipt documents in multiple formats and converts them into clean, machine-readable text. Users can upload receipts through an easy-to-use interface, and the system preprocesses images to improve text clarity. OCR extraction produces raw textual data that accurately reflects the content of the receipt. This milestone</w:t>
      </w:r>
      <w:r w:rsidRPr="5458C64E">
        <w:rPr>
          <w:rFonts w:ascii="Times New Roman" w:hAnsi="Times New Roman" w:eastAsia="Times New Roman" w:cs="Times New Roman"/>
          <w:sz w:val="28"/>
          <w:szCs w:val="28"/>
        </w:rPr>
        <w:t xml:space="preserve"> establishes the foundation for structured data extraction by ensuring reliable text input for subsequent processing stages.</w:t>
      </w:r>
    </w:p>
    <w:p w:rsidR="5458C64E" w:rsidP="39C038E0" w:rsidRDefault="5458C64E" w14:paraId="6D9572AD" w14:textId="46A3C216">
      <w:pPr>
        <w:pStyle w:val="Normal"/>
        <w:spacing w:before="240" w:after="240"/>
        <w:rPr>
          <w:rFonts w:ascii="Times New Roman" w:hAnsi="Times New Roman" w:eastAsia="Times New Roman" w:cs="Times New Roman"/>
          <w:sz w:val="28"/>
          <w:szCs w:val="28"/>
        </w:rPr>
      </w:pPr>
    </w:p>
    <w:p w:rsidR="5458C64E" w:rsidP="5458C64E" w:rsidRDefault="5458C64E" w14:paraId="471BB3A4" w14:textId="31D4042A">
      <w:pPr>
        <w:pStyle w:val="Heading1"/>
        <w:spacing w:before="322" w:after="322"/>
        <w:rPr>
          <w:rFonts w:ascii="Times New Roman" w:hAnsi="Times New Roman" w:eastAsia="Times New Roman" w:cs="Times New Roman"/>
          <w:b/>
          <w:bCs/>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 Milestone 2: Field Extraction &amp; Validation</w:t>
      </w:r>
    </w:p>
    <w:p w:rsidR="5458C64E" w:rsidP="39C038E0" w:rsidRDefault="5458C64E" w14:paraId="46825EBE" w14:textId="4DF154E9">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5.1 Description</w:t>
      </w:r>
    </w:p>
    <w:p w:rsidR="5458C64E" w:rsidP="5458C64E" w:rsidRDefault="5458C64E" w14:paraId="67A66C54" w14:textId="66219327">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second milestone focuses on transforming unstructured OCR text into structured financial data. Raw OCR output contains all visible text but lacks organization and meaning. This stage applies AI-based parsing, natural language processing techniques, and rule-based extraction methods to identify and extract important receipt fields such as merchant name, date, invoice number, subtotal, tax, total amount, category, and line items.</w:t>
      </w:r>
    </w:p>
    <w:p w:rsidR="5458C64E" w:rsidP="5458C64E" w:rsidRDefault="5458C64E" w14:paraId="5F20A753" w14:textId="351BDB49">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uses AI parsing via a language model to interpret receipt text and convert it into structured JSON data. This approach improves accuracy when receipts have inconsistent layouts. After extraction, validation logic is applied to ensure data correctness and integrity. The system verifies that subtotal plus tax equals the total, identifies suspicious tax rates, and checks for missing required fields.</w:t>
      </w:r>
    </w:p>
    <w:p w:rsidR="5458C64E" w:rsidP="5458C64E" w:rsidRDefault="5458C64E" w14:paraId="7C761963" w14:textId="045D2196">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Duplicate detection is another critical function implemented in this milestone. The system compares vendor name, date, total amount, and invoice number to detect repeated receipts. This prevents duplicate financial entries and maintains database integrity.</w:t>
      </w:r>
    </w:p>
    <w:p w:rsidR="5458C64E" w:rsidP="5458C64E" w:rsidRDefault="5458C64E" w14:paraId="1883D2A2" w14:textId="455A7A62">
      <w:pPr>
        <w:rPr>
          <w:rFonts w:ascii="Times New Roman" w:hAnsi="Times New Roman" w:eastAsia="Times New Roman" w:cs="Times New Roman"/>
          <w:color w:val="000000" w:themeColor="text1"/>
          <w:sz w:val="24"/>
          <w:szCs w:val="24"/>
        </w:rPr>
      </w:pPr>
    </w:p>
    <w:p w:rsidR="5458C64E" w:rsidP="39C038E0" w:rsidRDefault="5458C64E" w14:paraId="2C67C0B4" w14:textId="0D8DC5C8">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 Objectives</w:t>
      </w:r>
    </w:p>
    <w:p w:rsidR="5458C64E" w:rsidP="39C038E0" w:rsidRDefault="5458C64E" w14:paraId="2ACBC4E1" w14:textId="65BF3C70">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5.2.1 Structured Field Extraction</w:t>
      </w:r>
    </w:p>
    <w:p w:rsidR="5458C64E" w:rsidP="5458C64E" w:rsidRDefault="5458C64E" w14:paraId="075A606C" w14:textId="10E013D4">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analyzes OCR text and extracts meaningful financial fields such as merchant name, transaction date, subtotal, tax, and total amount. AI-assisted parsing enables accurate extraction even when receipt layouts vary.</w:t>
      </w:r>
    </w:p>
    <w:p w:rsidR="5458C64E" w:rsidP="39C038E0" w:rsidRDefault="3F8D9CF4" w14:paraId="54DA31DF" w14:textId="4BDAE286">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5.2.2 Line-Item Extraction</w:t>
      </w:r>
    </w:p>
    <w:p w:rsidR="5458C64E" w:rsidP="5458C64E" w:rsidRDefault="5458C64E" w14:paraId="7788FDA9" w14:textId="03FE7A29">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In addition to summary fields, the system extracts individual line items, including product names, quantities, and prices. This enables detailed spending analysis and item-level insights.</w:t>
      </w:r>
    </w:p>
    <w:p w:rsidR="5458C64E" w:rsidP="39C038E0" w:rsidRDefault="5458C64E" w14:paraId="77DF181D" w14:textId="6E5D1710">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5.2.3 Data Validation and Integrity Checks</w:t>
      </w:r>
    </w:p>
    <w:p w:rsidR="5458C64E" w:rsidP="5458C64E" w:rsidRDefault="5458C64E" w14:paraId="6F1E1451" w14:textId="72331E26">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verifies that extracted totals are mathematically correct by checking whether subtotal plus tax equals the total amount. It also flags abnormal tax rates and ensures required fields are present.</w:t>
      </w:r>
    </w:p>
    <w:p w:rsidR="5458C64E" w:rsidP="39C038E0" w:rsidRDefault="5458C64E" w14:paraId="2755A028" w14:textId="03AB2FDF">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5.2.4 Duplicate Receipt Detection</w:t>
      </w:r>
    </w:p>
    <w:p w:rsidR="5458C64E" w:rsidP="5458C64E" w:rsidRDefault="5458C64E" w14:paraId="736E35A7" w14:textId="273C8161">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To maintain data accuracy, the system checks whether a similar receipt already exists. Duplicate detection is performed using invoice numbers, dates, vendor names, and total amounts.</w:t>
      </w:r>
    </w:p>
    <w:p w:rsidR="5458C64E" w:rsidP="39C038E0" w:rsidRDefault="5458C64E" w14:paraId="0D45326C" w14:textId="5C94EA70">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5.2.5 Data Categorization</w:t>
      </w:r>
    </w:p>
    <w:p w:rsidR="5458C64E" w:rsidP="5458C64E" w:rsidRDefault="5458C64E" w14:paraId="135653C2" w14:textId="4578DE24">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assigns categories such as groceries, dining, shopping, or transportation to receipts. Categorization enables spending analysis and budgeting insights.</w:t>
      </w:r>
    </w:p>
    <w:p w:rsidR="5458C64E" w:rsidP="5458C64E" w:rsidRDefault="5458C64E" w14:paraId="162D73A0" w14:textId="6E79173B">
      <w:pPr>
        <w:rPr>
          <w:rFonts w:ascii="Times New Roman" w:hAnsi="Times New Roman" w:eastAsia="Times New Roman" w:cs="Times New Roman"/>
          <w:color w:val="000000" w:themeColor="text1"/>
          <w:sz w:val="24"/>
          <w:szCs w:val="24"/>
        </w:rPr>
      </w:pPr>
    </w:p>
    <w:p w:rsidR="5458C64E" w:rsidP="5458C64E" w:rsidRDefault="5458C64E" w14:paraId="01DF3CD8" w14:textId="7989A552">
      <w:pPr>
        <w:rPr>
          <w:rFonts w:ascii="Times New Roman" w:hAnsi="Times New Roman" w:eastAsia="Times New Roman" w:cs="Times New Roman"/>
          <w:color w:val="000000" w:themeColor="text1"/>
          <w:sz w:val="24"/>
          <w:szCs w:val="24"/>
        </w:rPr>
      </w:pPr>
    </w:p>
    <w:p w:rsidR="5458C64E" w:rsidP="39C038E0" w:rsidRDefault="5458C64E" w14:paraId="71046CDD" w14:textId="3D0A5E7C">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5.4 Outcomes</w:t>
      </w:r>
    </w:p>
    <w:p w:rsidR="5458C64E" w:rsidP="5458C64E" w:rsidRDefault="3F8D9CF4" w14:paraId="3A109A5E" w14:textId="13269570">
      <w:pPr>
        <w:spacing w:before="240" w:after="240"/>
        <w:rPr>
          <w:rFonts w:ascii="Times New Roman" w:hAnsi="Times New Roman" w:eastAsia="Times New Roman" w:cs="Times New Roman"/>
          <w:color w:val="000000" w:themeColor="text1"/>
          <w:sz w:val="24"/>
          <w:szCs w:val="24"/>
        </w:rPr>
      </w:pPr>
      <w:r w:rsidRPr="3F8D9CF4">
        <w:rPr>
          <w:rFonts w:ascii="Times New Roman" w:hAnsi="Times New Roman" w:eastAsia="Times New Roman" w:cs="Times New Roman"/>
          <w:color w:val="000000" w:themeColor="text1"/>
          <w:sz w:val="24"/>
          <w:szCs w:val="24"/>
        </w:rPr>
        <w:t>At the completion of this milestone, the system converts raw OCR text into structured, validated financial records. The extracted data includes vendor details, transaction date, totals, and itemized purchases. Validation logic ensures accuracy and flags inconsistencies, while duplicate detection prevents redundant entries. This milestone transforms raw text into meaningful financial data ready for storage and analysis.</w:t>
      </w:r>
    </w:p>
    <w:p w:rsidR="3F8D9CF4" w:rsidP="3F8D9CF4" w:rsidRDefault="3F8D9CF4" w14:paraId="10B428D8" w14:textId="57417AA2">
      <w:pPr>
        <w:pStyle w:val="Heading1"/>
        <w:spacing w:before="322" w:after="322"/>
        <w:rPr>
          <w:rFonts w:ascii="Times New Roman" w:hAnsi="Times New Roman" w:eastAsia="Times New Roman" w:cs="Times New Roman"/>
          <w:b/>
          <w:bCs/>
          <w:color w:val="000000" w:themeColor="text1"/>
          <w:sz w:val="28"/>
          <w:szCs w:val="28"/>
        </w:rPr>
      </w:pPr>
    </w:p>
    <w:p w:rsidR="5458C64E" w:rsidP="5458C64E" w:rsidRDefault="5458C64E" w14:paraId="5077445C" w14:textId="3FCA0B86">
      <w:pPr>
        <w:pStyle w:val="Heading1"/>
        <w:spacing w:before="322" w:after="322"/>
        <w:rPr>
          <w:rFonts w:ascii="Times New Roman" w:hAnsi="Times New Roman" w:eastAsia="Times New Roman" w:cs="Times New Roman"/>
          <w:b/>
          <w:bCs/>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6. Milestone 3: Dashboard &amp; Reporting</w:t>
      </w:r>
    </w:p>
    <w:p w:rsidR="5458C64E" w:rsidP="39C038E0" w:rsidRDefault="3F8D9CF4" w14:paraId="68C9F317" w14:textId="4A3763F6">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6.1 Introduction</w:t>
      </w:r>
    </w:p>
    <w:p w:rsidR="5458C64E" w:rsidP="5458C64E" w:rsidRDefault="5458C64E" w14:paraId="3748085C" w14:textId="25EC83B0">
      <w:pPr>
        <w:spacing w:before="240" w:after="240"/>
        <w:rPr>
          <w:rFonts w:ascii="Times New Roman" w:hAnsi="Times New Roman" w:eastAsia="Times New Roman" w:cs="Times New Roman"/>
          <w:sz w:val="24"/>
          <w:szCs w:val="24"/>
        </w:rPr>
      </w:pPr>
      <w:r w:rsidRPr="5458C64E">
        <w:rPr>
          <w:rFonts w:ascii="Times New Roman" w:hAnsi="Times New Roman" w:eastAsia="Times New Roman" w:cs="Times New Roman"/>
          <w:sz w:val="24"/>
          <w:szCs w:val="24"/>
        </w:rPr>
        <w:t>This milestone focuses on developing an interactive dashboard that allows users to review, manage, and export digitized receipts. The dashboard provides a centralized interface where users can view uploaded receipts, verify extracted data, and access financial summaries. A well-designed dashboard improves usability and ensures users can interact with the system efficiently.</w:t>
      </w:r>
    </w:p>
    <w:p w:rsidR="5458C64E" w:rsidP="5458C64E" w:rsidRDefault="5458C64E" w14:paraId="7C926CDC" w14:textId="29278F72">
      <w:pPr>
        <w:spacing w:before="240" w:after="240"/>
        <w:rPr>
          <w:rFonts w:ascii="Times New Roman" w:hAnsi="Times New Roman" w:eastAsia="Times New Roman" w:cs="Times New Roman"/>
          <w:sz w:val="24"/>
          <w:szCs w:val="24"/>
        </w:rPr>
      </w:pPr>
      <w:r w:rsidRPr="5458C64E">
        <w:rPr>
          <w:rFonts w:ascii="Times New Roman" w:hAnsi="Times New Roman" w:eastAsia="Times New Roman" w:cs="Times New Roman"/>
          <w:sz w:val="24"/>
          <w:szCs w:val="24"/>
        </w:rPr>
        <w:t>The system enables users to browse receipt history, view itemized details, and delete records if necessary. Export functionality allows users to download receipt summaries and item-level data in CSV or Excel format, enabling integration with accounting tools.</w:t>
      </w:r>
    </w:p>
    <w:p w:rsidR="5458C64E" w:rsidP="39C038E0" w:rsidRDefault="5458C64E" w14:paraId="380FC1CD" w14:textId="31D602DD">
      <w:pPr>
        <w:spacing w:before="240" w:after="240"/>
        <w:rPr>
          <w:rFonts w:ascii="Times New Roman" w:hAnsi="Times New Roman" w:eastAsia="Times New Roman" w:cs="Times New Roman"/>
          <w:b w:val="1"/>
          <w:bCs w:val="1"/>
          <w:color w:val="000000" w:themeColor="text1" w:themeTint="FF" w:themeShade="FF"/>
          <w:sz w:val="28"/>
          <w:szCs w:val="28"/>
        </w:rPr>
      </w:pPr>
      <w:r w:rsidRPr="39C038E0" w:rsidR="39C038E0">
        <w:rPr>
          <w:rFonts w:ascii="Times New Roman" w:hAnsi="Times New Roman" w:eastAsia="Times New Roman" w:cs="Times New Roman"/>
          <w:sz w:val="24"/>
          <w:szCs w:val="24"/>
        </w:rPr>
        <w:t xml:space="preserve">Additionally, this milestone introduces basic analytics such as monthly spending totals and vendor summaries. These analytics provide insights into spending </w:t>
      </w:r>
      <w:r w:rsidRPr="39C038E0" w:rsidR="39C038E0">
        <w:rPr>
          <w:rFonts w:ascii="Times New Roman" w:hAnsi="Times New Roman" w:eastAsia="Times New Roman" w:cs="Times New Roman"/>
          <w:sz w:val="24"/>
          <w:szCs w:val="24"/>
        </w:rPr>
        <w:t>behavior</w:t>
      </w:r>
      <w:r w:rsidRPr="39C038E0" w:rsidR="39C038E0">
        <w:rPr>
          <w:rFonts w:ascii="Times New Roman" w:hAnsi="Times New Roman" w:eastAsia="Times New Roman" w:cs="Times New Roman"/>
          <w:sz w:val="24"/>
          <w:szCs w:val="24"/>
        </w:rPr>
        <w:t xml:space="preserve"> and financial trends.</w:t>
      </w:r>
    </w:p>
    <w:p w:rsidR="5458C64E" w:rsidP="39C038E0" w:rsidRDefault="5458C64E" w14:paraId="183F73CE" w14:textId="5DD0A657">
      <w:pPr>
        <w:spacing w:before="240" w:after="240"/>
        <w:rPr>
          <w:rFonts w:ascii="Times New Roman" w:hAnsi="Times New Roman" w:eastAsia="Times New Roman" w:cs="Times New Roman"/>
          <w:b w:val="1"/>
          <w:bCs w:val="1"/>
          <w:color w:val="000000" w:themeColor="text1" w:themeTint="FF" w:themeShade="FF"/>
          <w:sz w:val="24"/>
          <w:szCs w:val="24"/>
        </w:rPr>
      </w:pPr>
      <w:r w:rsidRPr="39C038E0" w:rsidR="39C038E0">
        <w:rPr>
          <w:rFonts w:ascii="Times New Roman" w:hAnsi="Times New Roman" w:eastAsia="Times New Roman" w:cs="Times New Roman"/>
          <w:b w:val="1"/>
          <w:bCs w:val="1"/>
          <w:color w:val="000000" w:themeColor="text1" w:themeTint="FF" w:themeShade="FF"/>
          <w:sz w:val="28"/>
          <w:szCs w:val="28"/>
        </w:rPr>
        <w:t>6.2 Objectives</w:t>
      </w:r>
    </w:p>
    <w:p w:rsidR="5458C64E" w:rsidP="39C038E0" w:rsidRDefault="5458C64E" w14:paraId="0E2FEE6F" w14:textId="5E395C15">
      <w:pPr>
        <w:spacing w:before="240" w:after="240"/>
        <w:rPr>
          <w:rFonts w:ascii="Times New Roman" w:hAnsi="Times New Roman" w:eastAsia="Times New Roman" w:cs="Times New Roman"/>
          <w:b w:val="1"/>
          <w:bCs w:val="1"/>
          <w:color w:val="000000" w:themeColor="text1"/>
          <w:sz w:val="24"/>
          <w:szCs w:val="24"/>
        </w:rPr>
      </w:pPr>
      <w:r w:rsidRPr="39C038E0" w:rsidR="39C038E0">
        <w:rPr>
          <w:rFonts w:ascii="Times New Roman" w:hAnsi="Times New Roman" w:eastAsia="Times New Roman" w:cs="Times New Roman"/>
          <w:b w:val="1"/>
          <w:bCs w:val="1"/>
          <w:color w:val="000000" w:themeColor="text1" w:themeTint="FF" w:themeShade="FF"/>
          <w:sz w:val="24"/>
          <w:szCs w:val="24"/>
        </w:rPr>
        <w:t>6.2.1 Interactive Receipt Management Dashboard</w:t>
      </w:r>
    </w:p>
    <w:p w:rsidR="5458C64E" w:rsidP="5458C64E" w:rsidRDefault="5458C64E" w14:paraId="03A781A5" w14:textId="5C300FB3">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provides a visual interface for viewing, managing, and verifying receipts. Users can browse uploaded receipts and inspect extracted details.</w:t>
      </w:r>
    </w:p>
    <w:p w:rsidR="5458C64E" w:rsidP="5458C64E" w:rsidRDefault="5458C64E" w14:paraId="3562FB5A" w14:textId="4C8DCC74">
      <w:pPr>
        <w:pStyle w:val="Heading3"/>
        <w:spacing w:before="281" w:after="281"/>
        <w:rPr>
          <w:rFonts w:ascii="Times New Roman" w:hAnsi="Times New Roman" w:eastAsia="Times New Roman" w:cs="Times New Roman"/>
          <w:b/>
          <w:bCs/>
          <w:color w:val="000000" w:themeColor="text1"/>
          <w:sz w:val="24"/>
          <w:szCs w:val="24"/>
        </w:rPr>
      </w:pPr>
      <w:r w:rsidRPr="5458C64E">
        <w:rPr>
          <w:rFonts w:ascii="Times New Roman" w:hAnsi="Times New Roman" w:eastAsia="Times New Roman" w:cs="Times New Roman"/>
          <w:b/>
          <w:bCs/>
          <w:color w:val="000000" w:themeColor="text1"/>
          <w:sz w:val="24"/>
          <w:szCs w:val="24"/>
        </w:rPr>
        <w:t>6.2.2 Receipt History &amp; Detail View</w:t>
      </w:r>
    </w:p>
    <w:p w:rsidR="5458C64E" w:rsidP="5458C64E" w:rsidRDefault="5458C64E" w14:paraId="1D9E6E7A" w14:textId="1424F8CE">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Users can view complete receipt information including vendor name, date, totals, and itemized purchases.</w:t>
      </w:r>
    </w:p>
    <w:p w:rsidR="5458C64E" w:rsidP="5458C64E" w:rsidRDefault="5458C64E" w14:paraId="791D200A" w14:textId="34C182FF">
      <w:pPr>
        <w:pStyle w:val="Heading3"/>
        <w:spacing w:before="281" w:after="281"/>
        <w:rPr>
          <w:rFonts w:ascii="Times New Roman" w:hAnsi="Times New Roman" w:eastAsia="Times New Roman" w:cs="Times New Roman"/>
          <w:b/>
          <w:bCs/>
          <w:color w:val="000000" w:themeColor="text1"/>
          <w:sz w:val="24"/>
          <w:szCs w:val="24"/>
        </w:rPr>
      </w:pPr>
      <w:r w:rsidRPr="5458C64E">
        <w:rPr>
          <w:rFonts w:ascii="Times New Roman" w:hAnsi="Times New Roman" w:eastAsia="Times New Roman" w:cs="Times New Roman"/>
          <w:b/>
          <w:bCs/>
          <w:color w:val="000000" w:themeColor="text1"/>
          <w:sz w:val="24"/>
          <w:szCs w:val="24"/>
        </w:rPr>
        <w:t>6.3.3 Data Export Functionality</w:t>
      </w:r>
    </w:p>
    <w:p w:rsidR="5458C64E" w:rsidP="5458C64E" w:rsidRDefault="5458C64E" w14:paraId="0DE4C6DF" w14:textId="3FD1DC6A">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allows users to export receipt data and line items in CSV and Excel formats for accounting or reporting purposes.</w:t>
      </w:r>
    </w:p>
    <w:p w:rsidR="5458C64E" w:rsidP="5458C64E" w:rsidRDefault="5458C64E" w14:paraId="63FCE2C4" w14:textId="3DD79F33">
      <w:pPr>
        <w:pStyle w:val="Heading3"/>
        <w:spacing w:before="281" w:after="281"/>
        <w:rPr>
          <w:rFonts w:ascii="Times New Roman" w:hAnsi="Times New Roman" w:eastAsia="Times New Roman" w:cs="Times New Roman"/>
          <w:b/>
          <w:bCs/>
          <w:color w:val="000000" w:themeColor="text1"/>
          <w:sz w:val="24"/>
          <w:szCs w:val="24"/>
        </w:rPr>
      </w:pPr>
      <w:r w:rsidRPr="5458C64E">
        <w:rPr>
          <w:rFonts w:ascii="Times New Roman" w:hAnsi="Times New Roman" w:eastAsia="Times New Roman" w:cs="Times New Roman"/>
          <w:b/>
          <w:bCs/>
          <w:color w:val="000000" w:themeColor="text1"/>
          <w:sz w:val="24"/>
          <w:szCs w:val="24"/>
        </w:rPr>
        <w:t>6.3.4 Basic Spending Analytics</w:t>
      </w:r>
    </w:p>
    <w:p w:rsidR="5458C64E" w:rsidP="5458C64E" w:rsidRDefault="5458C64E" w14:paraId="54E3ADAE" w14:textId="0016B4D6">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dashboard displays summary statistics such as monthly spending totals and vendor-wise expenditure, providing users with quick financial insights.</w:t>
      </w:r>
    </w:p>
    <w:p w:rsidR="5458C64E" w:rsidP="5458C64E" w:rsidRDefault="5458C64E" w14:paraId="6FE8BBBD" w14:textId="500973C0">
      <w:pPr>
        <w:rPr>
          <w:color w:val="000000" w:themeColor="text1"/>
          <w:sz w:val="24"/>
          <w:szCs w:val="24"/>
        </w:rPr>
      </w:pPr>
    </w:p>
    <w:p w:rsidR="5458C64E" w:rsidP="5458C64E" w:rsidRDefault="5458C64E" w14:paraId="620AC2BA" w14:textId="6BA6E2A8">
      <w:pPr>
        <w:rPr>
          <w:color w:val="000000" w:themeColor="text1"/>
          <w:sz w:val="24"/>
          <w:szCs w:val="24"/>
        </w:rPr>
      </w:pPr>
    </w:p>
    <w:p w:rsidR="5458C64E" w:rsidP="39C038E0" w:rsidRDefault="5458C64E" w14:paraId="60789D59" w14:textId="66B29DC9">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6.5 Outcomes</w:t>
      </w:r>
    </w:p>
    <w:p w:rsidR="5458C64E" w:rsidP="5458C64E" w:rsidRDefault="5458C64E" w14:paraId="268D4EF4" w14:textId="536D5BBF">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By the end of this milestone, users can interact with their digitized receipts through an intuitive dashboard. They can review receipt details, manage records, and export data for external use. Basic analytics provide insights into monthly spending and vendor patterns, improving financial awareness and decision-making.</w:t>
      </w:r>
    </w:p>
    <w:p w:rsidR="5458C64E" w:rsidP="5458C64E" w:rsidRDefault="5458C64E" w14:paraId="04A1F5C8" w14:textId="552A69A6">
      <w:pPr>
        <w:rPr>
          <w:color w:val="000000" w:themeColor="text1"/>
          <w:sz w:val="24"/>
          <w:szCs w:val="24"/>
        </w:rPr>
      </w:pPr>
    </w:p>
    <w:p w:rsidR="5458C64E" w:rsidP="5458C64E" w:rsidRDefault="5458C64E" w14:paraId="08782928" w14:textId="0E50C513">
      <w:pPr>
        <w:pStyle w:val="Heading1"/>
        <w:spacing w:before="322" w:after="322"/>
        <w:rPr>
          <w:rFonts w:ascii="Times New Roman" w:hAnsi="Times New Roman" w:eastAsia="Times New Roman" w:cs="Times New Roman"/>
          <w:b/>
          <w:bCs/>
          <w:color w:val="000000" w:themeColor="text1"/>
          <w:sz w:val="28"/>
          <w:szCs w:val="28"/>
        </w:rPr>
      </w:pPr>
      <w:r w:rsidRPr="5458C64E">
        <w:rPr>
          <w:rFonts w:ascii="Times New Roman" w:hAnsi="Times New Roman" w:eastAsia="Times New Roman" w:cs="Times New Roman"/>
          <w:b/>
          <w:bCs/>
          <w:color w:val="000000" w:themeColor="text1"/>
          <w:sz w:val="28"/>
          <w:szCs w:val="28"/>
        </w:rPr>
        <w:t xml:space="preserve"> </w:t>
      </w:r>
    </w:p>
    <w:p w:rsidR="5458C64E" w:rsidP="5458C64E" w:rsidRDefault="5458C64E" w14:paraId="7429B260" w14:textId="27E8D75B"/>
    <w:p w:rsidR="5458C64E" w:rsidP="5458C64E" w:rsidRDefault="5458C64E" w14:paraId="6F686E69" w14:textId="02D2533C"/>
    <w:p w:rsidR="5458C64E" w:rsidP="5458C64E" w:rsidRDefault="5458C64E" w14:paraId="0A144175" w14:textId="3C534884">
      <w:pPr>
        <w:pStyle w:val="Heading1"/>
        <w:spacing w:before="322" w:after="322"/>
        <w:rPr>
          <w:rFonts w:ascii="Times New Roman" w:hAnsi="Times New Roman" w:eastAsia="Times New Roman" w:cs="Times New Roman"/>
          <w:b/>
          <w:bCs/>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 Milestone 4: Polishing &amp; Integration</w:t>
      </w:r>
    </w:p>
    <w:p w:rsidR="5458C64E" w:rsidP="39C038E0" w:rsidRDefault="3F8D9CF4" w14:paraId="5739B277" w14:textId="2BDB1177">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7.1 Introduction</w:t>
      </w:r>
    </w:p>
    <w:p w:rsidR="5458C64E" w:rsidP="5458C64E" w:rsidRDefault="5458C64E" w14:paraId="1F3ADC61" w14:textId="33B50021">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final milestone enhances system accuracy, performance, and usability. Template-based parsing is introduced to improve extraction accuracy for frequently used vendors by applying known tax rates and standardized naming conventions. This significantly reduces errors and improves consistency.</w:t>
      </w:r>
    </w:p>
    <w:p w:rsidR="5458C64E" w:rsidP="5458C64E" w:rsidRDefault="5458C64E" w14:paraId="08B838DE" w14:textId="19F0285C">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Advanced search and filtering capabilities are added to help users quickly locate receipts based on vendor, category, date range, or amount. Database queries are optimized, and caching mechanisms are implemented to improve system performance and responsiveness.</w:t>
      </w:r>
    </w:p>
    <w:p w:rsidR="5458C64E" w:rsidP="5458C64E" w:rsidRDefault="5458C64E" w14:paraId="33EDE20A" w14:textId="3922B80B">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This milestone also introduces budgeting features and advanced analytics, enabling users to monitor spending patterns and receive AI-generated budget recommendations.</w:t>
      </w:r>
    </w:p>
    <w:p w:rsidR="5458C64E" w:rsidP="5458C64E" w:rsidRDefault="5458C64E" w14:paraId="2C30819A" w14:textId="13A0E04F">
      <w:pPr>
        <w:rPr>
          <w:color w:val="000000" w:themeColor="text1"/>
          <w:sz w:val="24"/>
          <w:szCs w:val="24"/>
        </w:rPr>
      </w:pPr>
    </w:p>
    <w:p w:rsidR="5458C64E" w:rsidP="39C038E0" w:rsidRDefault="5458C64E" w14:paraId="29AB0190" w14:textId="3027BF45">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 Objectives</w:t>
      </w:r>
    </w:p>
    <w:p w:rsidR="5458C64E" w:rsidP="39C038E0" w:rsidRDefault="5458C64E" w14:paraId="31EC8684" w14:textId="36179202">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7.2.1 Template-Based Parsing for Accuracy Improvement</w:t>
      </w:r>
    </w:p>
    <w:p w:rsidR="5458C64E" w:rsidP="5458C64E" w:rsidRDefault="5458C64E" w14:paraId="7B78B5EA" w14:textId="21B004D1">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uses vendor templates to standardize merchant names and apply known tax rates. This improves extraction accuracy and ensures consistent financial records.</w:t>
      </w:r>
    </w:p>
    <w:p w:rsidR="5458C64E" w:rsidP="39C038E0" w:rsidRDefault="5458C64E" w14:paraId="7669381E" w14:textId="61E4596E">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7.2.2 Advanced Search and Filtering</w:t>
      </w:r>
    </w:p>
    <w:p w:rsidR="5458C64E" w:rsidP="5458C64E" w:rsidRDefault="5458C64E" w14:paraId="179D9A2D" w14:textId="50F40B36">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Users can search receipts using keywords and apply filters such as date range, category, merchant, and amount. This improves accessibility and usability.</w:t>
      </w:r>
    </w:p>
    <w:p w:rsidR="5458C64E" w:rsidP="39C038E0" w:rsidRDefault="5458C64E" w14:paraId="4EC53CF9" w14:textId="5AA6B8EA">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7.2.3 Database Optimization &amp; Performance Enhancement</w:t>
      </w:r>
    </w:p>
    <w:p w:rsidR="5458C64E" w:rsidP="5458C64E" w:rsidRDefault="5458C64E" w14:paraId="5EB842E5" w14:textId="0D67C947">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Indexes and caching are implemented to speed up queries and reduce system load, ensuring smooth performance even with large datasets.</w:t>
      </w:r>
    </w:p>
    <w:p w:rsidR="5458C64E" w:rsidP="39C038E0" w:rsidRDefault="5458C64E" w14:paraId="6D02808D" w14:textId="69D21631">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7.2.4 Budget Tracking &amp; AI Recommendations</w:t>
      </w:r>
    </w:p>
    <w:p w:rsidR="5458C64E" w:rsidP="5458C64E" w:rsidRDefault="5458C64E" w14:paraId="5BCFC158" w14:textId="379229F4">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system allows users to set monthly budgets and receive AI-generated suggestions when spending exceeds limits.</w:t>
      </w:r>
    </w:p>
    <w:p w:rsidR="5458C64E" w:rsidP="39C038E0" w:rsidRDefault="5458C64E" w14:paraId="5FAA4AEB" w14:textId="64ABBAD8">
      <w:pPr>
        <w:pStyle w:val="Heading3"/>
        <w:spacing w:before="281" w:after="281"/>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7.2.5 Enhanced Analytics &amp; Insights</w:t>
      </w:r>
    </w:p>
    <w:p w:rsidR="5458C64E" w:rsidP="5458C64E" w:rsidRDefault="5458C64E" w14:paraId="7A74C2D8" w14:textId="15DFA74F">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Advanced analytics provide trends, category spending breakdowns, and behavioral insights to support financial decision-making.</w:t>
      </w:r>
    </w:p>
    <w:p w:rsidR="5458C64E" w:rsidP="5458C64E" w:rsidRDefault="5458C64E" w14:paraId="0BEAB16C" w14:textId="3C22AF64">
      <w:pPr>
        <w:rPr>
          <w:color w:val="000000" w:themeColor="text1"/>
          <w:sz w:val="24"/>
          <w:szCs w:val="24"/>
        </w:rPr>
      </w:pPr>
    </w:p>
    <w:p w:rsidR="5458C64E" w:rsidP="5458C64E" w:rsidRDefault="5458C64E" w14:paraId="54529CE3" w14:textId="6E0791F2">
      <w:pPr>
        <w:rPr>
          <w:color w:val="000000" w:themeColor="text1"/>
          <w:sz w:val="24"/>
          <w:szCs w:val="24"/>
        </w:rPr>
      </w:pPr>
    </w:p>
    <w:p w:rsidR="5458C64E" w:rsidP="39C038E0" w:rsidRDefault="5458C64E" w14:paraId="78C0EBC6" w14:textId="03F5CE73">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7.4 Outcomes</w:t>
      </w:r>
    </w:p>
    <w:p w:rsidR="5458C64E" w:rsidP="5458C64E" w:rsidRDefault="5458C64E" w14:paraId="6CCF40BE" w14:textId="08F6655B">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At the completion of this milestone, the system delivers a polished, intelligent financial management solution. Template-based parsing improves accuracy, while advanced search and optimized queries enhance usability and performance. Budget tracking and analytics empower users with insights into their spending habits, enabling better financial planning and decision-making.</w:t>
      </w:r>
    </w:p>
    <w:p w:rsidR="5458C64E" w:rsidP="5458C64E" w:rsidRDefault="5458C64E" w14:paraId="423211D5" w14:textId="4F96854C">
      <w:pPr>
        <w:spacing w:before="240" w:after="240"/>
        <w:rPr>
          <w:rFonts w:ascii="Times New Roman" w:hAnsi="Times New Roman" w:eastAsia="Times New Roman" w:cs="Times New Roman"/>
          <w:color w:val="000000" w:themeColor="text1"/>
          <w:sz w:val="24"/>
          <w:szCs w:val="24"/>
        </w:rPr>
      </w:pPr>
    </w:p>
    <w:p w:rsidR="5458C64E" w:rsidP="5458C64E" w:rsidRDefault="5458C64E" w14:paraId="32A9EB31" w14:textId="7CB7B558">
      <w:pPr>
        <w:rPr>
          <w:rFonts w:ascii="Times New Roman" w:hAnsi="Times New Roman" w:eastAsia="Times New Roman" w:cs="Times New Roman"/>
          <w:b/>
          <w:bCs/>
          <w:color w:val="000000" w:themeColor="text1"/>
          <w:sz w:val="24"/>
          <w:szCs w:val="24"/>
        </w:rPr>
      </w:pPr>
    </w:p>
    <w:p w:rsidRPr="00F02637" w:rsidR="00F02637" w:rsidP="00F02637" w:rsidRDefault="00F02637" w14:paraId="38845C18" w14:textId="08F0F376">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48CDC8AE" w14:textId="1748A9F9">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7E3E0831" w14:textId="41E7EE6C">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2CCD3B95" w14:textId="2E1AC922">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5458C64E" w14:paraId="58739FAA" w14:textId="553289AD">
      <w:pPr>
        <w:rPr>
          <w:rFonts w:ascii="Times New Roman" w:hAnsi="Times New Roman" w:eastAsia="Times New Roman" w:cs="Times New Roman"/>
          <w:b/>
          <w:sz w:val="28"/>
          <w:szCs w:val="28"/>
        </w:rPr>
      </w:pPr>
      <w:r w:rsidRPr="5458C64E">
        <w:rPr>
          <w:rFonts w:ascii="Times New Roman" w:hAnsi="Times New Roman" w:eastAsia="Times New Roman" w:cs="Times New Roman"/>
          <w:b/>
          <w:bCs/>
          <w:sz w:val="28"/>
          <w:szCs w:val="28"/>
        </w:rPr>
        <w:t xml:space="preserve"> 8. Database Schema Design</w:t>
      </w:r>
    </w:p>
    <w:p w:rsidR="5458C64E" w:rsidP="39C038E0" w:rsidRDefault="5458C64E" w14:paraId="202AA172" w14:textId="20B3D92F">
      <w:pPr>
        <w:pStyle w:val="Heading2"/>
        <w:spacing w:before="299" w:after="299"/>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8.1 Overview</w:t>
      </w:r>
    </w:p>
    <w:p w:rsidR="5458C64E" w:rsidP="5458C64E" w:rsidRDefault="5458C64E" w14:paraId="2FC079AA" w14:textId="4FB8AF22">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database schema for the Receipt &amp; Invoice Digitizer is designed to store structured receipt data, itemized purchases, and budgeting information in an efficient and searchable format. The system uses a relational database (SQLite) to maintain data integrity, enable fast querying, and support analytics and reporting.</w:t>
      </w:r>
    </w:p>
    <w:p w:rsidR="5458C64E" w:rsidP="5458C64E" w:rsidRDefault="5458C64E" w14:paraId="447F6C83" w14:textId="0DFDDED4">
      <w:pPr>
        <w:spacing w:before="240" w:after="240"/>
        <w:rPr>
          <w:rFonts w:ascii="Times New Roman" w:hAnsi="Times New Roman" w:eastAsia="Times New Roman" w:cs="Times New Roman"/>
          <w:color w:val="000000" w:themeColor="text1"/>
          <w:sz w:val="24"/>
          <w:szCs w:val="24"/>
        </w:rPr>
      </w:pPr>
      <w:r w:rsidRPr="5458C64E">
        <w:rPr>
          <w:rFonts w:ascii="Times New Roman" w:hAnsi="Times New Roman" w:eastAsia="Times New Roman" w:cs="Times New Roman"/>
          <w:color w:val="000000" w:themeColor="text1"/>
          <w:sz w:val="24"/>
          <w:szCs w:val="24"/>
        </w:rPr>
        <w:t>The schema is normalized to avoid redundancy and to allow efficient relationships between receipts and their associated line items. Each receipt acts as a parent record containing summary information, while individual products purchased are stored as child records linked through foreign keys. Additionally, a budgeting table is included to support monthly spending tracking and financial planning.</w:t>
      </w:r>
    </w:p>
    <w:p w:rsidR="39C038E0" w:rsidP="39C038E0" w:rsidRDefault="39C038E0" w14:paraId="05895FD7" w14:textId="205BA0E6">
      <w:pPr>
        <w:spacing w:before="240" w:after="240"/>
        <w:rPr>
          <w:rFonts w:ascii="Times New Roman" w:hAnsi="Times New Roman" w:eastAsia="Times New Roman" w:cs="Times New Roman"/>
          <w:color w:val="000000" w:themeColor="text1" w:themeTint="FF" w:themeShade="FF"/>
          <w:sz w:val="24"/>
          <w:szCs w:val="24"/>
        </w:rPr>
      </w:pPr>
      <w:r w:rsidRPr="39C038E0" w:rsidR="39C038E0">
        <w:rPr>
          <w:rFonts w:ascii="Times New Roman" w:hAnsi="Times New Roman" w:eastAsia="Times New Roman" w:cs="Times New Roman"/>
          <w:color w:val="000000" w:themeColor="text1" w:themeTint="FF" w:themeShade="FF"/>
          <w:sz w:val="24"/>
          <w:szCs w:val="24"/>
        </w:rPr>
        <w:t>This database design supports search functionality, duplicate detection, analytics generation, and dashboard reporting.</w:t>
      </w:r>
    </w:p>
    <w:p w:rsidR="39C038E0" w:rsidP="39C038E0" w:rsidRDefault="39C038E0" w14:paraId="54EDEBB0" w14:textId="7687879A">
      <w:pPr>
        <w:spacing w:before="240" w:after="240"/>
        <w:rPr>
          <w:rFonts w:ascii="Times New Roman" w:hAnsi="Times New Roman" w:eastAsia="Times New Roman" w:cs="Times New Roman"/>
          <w:b w:val="1"/>
          <w:bCs w:val="1"/>
          <w:sz w:val="28"/>
          <w:szCs w:val="28"/>
        </w:rPr>
      </w:pPr>
    </w:p>
    <w:p w:rsidR="39C038E0" w:rsidP="39C038E0" w:rsidRDefault="39C038E0" w14:paraId="6E3FFD81" w14:textId="35BF0760">
      <w:pPr>
        <w:spacing w:before="240" w:after="240"/>
        <w:rPr>
          <w:rFonts w:ascii="Times New Roman" w:hAnsi="Times New Roman" w:eastAsia="Times New Roman" w:cs="Times New Roman"/>
          <w:b w:val="1"/>
          <w:bCs w:val="1"/>
          <w:sz w:val="28"/>
          <w:szCs w:val="28"/>
        </w:rPr>
      </w:pPr>
    </w:p>
    <w:p w:rsidR="3F8D9CF4" w:rsidP="39C038E0" w:rsidRDefault="3F8D9CF4" w14:paraId="44B67140" w14:textId="2FEC4354">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Receipts Table</w:t>
      </w:r>
    </w:p>
    <w:p w:rsidR="3F8D9CF4" w:rsidP="3F8D9CF4" w:rsidRDefault="3F8D9CF4" w14:paraId="0781267A" w14:textId="696AEEAD">
      <w:pPr>
        <w:spacing w:before="240" w:after="240"/>
      </w:pPr>
      <w:r>
        <w:drawing>
          <wp:inline wp14:editId="1049B383" wp14:anchorId="579FC230">
            <wp:extent cx="5724525" cy="4029075"/>
            <wp:effectExtent l="0" t="0" r="0" b="0"/>
            <wp:docPr id="675717706" name="drawing">
              <a:extLst>
                <a:ext uri="{FF2B5EF4-FFF2-40B4-BE49-F238E27FC236}">
                  <a16:creationId xmlns:a16="http://schemas.microsoft.com/office/drawing/2014/main" id="{E9E6077C-C99D-4344-BF7E-3BFAF97B064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717706" name="Picture 675717706"/>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5724525" cy="4029075"/>
                    </a:xfrm>
                    <a:prstGeom prst="rect">
                      <a:avLst/>
                    </a:prstGeom>
                  </pic:spPr>
                </pic:pic>
              </a:graphicData>
            </a:graphic>
          </wp:inline>
        </w:drawing>
      </w:r>
    </w:p>
    <w:p w:rsidR="3F8D9CF4" w:rsidP="39C038E0" w:rsidRDefault="3F8D9CF4" w14:paraId="41598DB2" w14:textId="1409A307">
      <w:pPr>
        <w:spacing w:before="240" w:after="240"/>
        <w:rPr>
          <w:rFonts w:ascii="Times New Roman" w:hAnsi="Times New Roman" w:eastAsia="Times New Roman" w:cs="Times New Roman"/>
          <w:b w:val="1"/>
          <w:bCs w:val="1"/>
          <w:sz w:val="24"/>
          <w:szCs w:val="24"/>
        </w:rPr>
      </w:pPr>
    </w:p>
    <w:p w:rsidR="3F8D9CF4" w:rsidP="3F8D9CF4" w:rsidRDefault="3F8D9CF4" w14:paraId="43FD55A0" w14:textId="78529027">
      <w:pPr>
        <w:spacing w:before="240" w:after="240"/>
      </w:pPr>
      <w:r w:rsidRPr="39C038E0" w:rsidR="39C038E0">
        <w:rPr>
          <w:rFonts w:ascii="Times New Roman" w:hAnsi="Times New Roman" w:eastAsia="Times New Roman" w:cs="Times New Roman"/>
          <w:b w:val="1"/>
          <w:bCs w:val="1"/>
          <w:sz w:val="24"/>
          <w:szCs w:val="24"/>
        </w:rPr>
        <w:t>Line Items Table</w:t>
      </w:r>
    </w:p>
    <w:p w:rsidR="3F8D9CF4" w:rsidP="3F8D9CF4" w:rsidRDefault="3F8D9CF4" w14:paraId="2E70EEB7" w14:textId="5D307635">
      <w:pPr>
        <w:spacing w:before="240" w:after="240"/>
      </w:pPr>
      <w:r>
        <w:rPr>
          <w:noProof/>
        </w:rPr>
        <w:drawing>
          <wp:inline distT="0" distB="0" distL="0" distR="0" wp14:anchorId="443FBB1A" wp14:editId="034E72CC">
            <wp:extent cx="5724525" cy="2209800"/>
            <wp:effectExtent l="0" t="0" r="0" b="0"/>
            <wp:docPr id="1083770857" name="drawing">
              <a:extLst xmlns:a="http://schemas.openxmlformats.org/drawingml/2006/main">
                <a:ext uri="{FF2B5EF4-FFF2-40B4-BE49-F238E27FC236}">
                  <a16:creationId xmlns:a16="http://schemas.microsoft.com/office/drawing/2014/main" id="{7C4FB6B3-0DE0-4CCC-AFFB-A85D2C3E7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70857" name="Picture 1083770857"/>
                    <pic:cNvPicPr/>
                  </pic:nvPicPr>
                  <pic:blipFill>
                    <a:blip r:embed="rId7">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p>
    <w:p w:rsidR="3F8D9CF4" w:rsidP="3F8D9CF4" w:rsidRDefault="3F8D9CF4" w14:paraId="701A678D" w14:textId="3BC387BC">
      <w:pPr>
        <w:spacing w:before="240" w:after="240"/>
      </w:pPr>
      <w:r w:rsidRPr="3F8D9CF4">
        <w:rPr>
          <w:rFonts w:ascii="Times New Roman" w:hAnsi="Times New Roman" w:eastAsia="Times New Roman" w:cs="Times New Roman"/>
          <w:b/>
          <w:bCs/>
          <w:sz w:val="24"/>
          <w:szCs w:val="24"/>
        </w:rPr>
        <w:t>Monthly Budgets Table</w:t>
      </w:r>
    </w:p>
    <w:p w:rsidR="3F8D9CF4" w:rsidP="3F8D9CF4" w:rsidRDefault="3F8D9CF4" w14:paraId="05F76F73" w14:textId="05A16840">
      <w:pPr>
        <w:spacing w:before="240" w:after="240"/>
      </w:pPr>
      <w:r>
        <w:drawing>
          <wp:inline wp14:editId="41AF3A14" wp14:anchorId="4C4CCD83">
            <wp:extent cx="5724525" cy="1695450"/>
            <wp:effectExtent l="0" t="0" r="0" b="0"/>
            <wp:docPr id="378604345" name="drawing">
              <a:extLst>
                <a:ext uri="{FF2B5EF4-FFF2-40B4-BE49-F238E27FC236}">
                  <a16:creationId xmlns:a16="http://schemas.microsoft.com/office/drawing/2014/main" id="{08DE8645-B766-48DB-B48B-1669D3BC5CF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604345" name="Picture 37860434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39C038E0" w:rsidP="39C038E0" w:rsidRDefault="39C038E0" w14:paraId="48D6D198" w14:textId="5A7A19F0">
      <w:pPr>
        <w:pStyle w:val="Normal"/>
        <w:spacing w:before="240" w:after="240"/>
        <w:rPr>
          <w:rFonts w:ascii="Times New Roman" w:hAnsi="Times New Roman" w:eastAsia="Times New Roman" w:cs="Times New Roman"/>
          <w:b w:val="1"/>
          <w:bCs w:val="1"/>
          <w:color w:val="000000" w:themeColor="text1" w:themeTint="FF" w:themeShade="FF"/>
          <w:sz w:val="28"/>
          <w:szCs w:val="28"/>
        </w:rPr>
      </w:pPr>
    </w:p>
    <w:p w:rsidR="39C038E0" w:rsidP="39C038E0" w:rsidRDefault="39C038E0" w14:paraId="74906F56" w14:textId="601784F4">
      <w:pPr>
        <w:pStyle w:val="Normal"/>
        <w:spacing w:before="240" w:after="240"/>
        <w:rPr>
          <w:rFonts w:ascii="Times New Roman" w:hAnsi="Times New Roman" w:eastAsia="Times New Roman" w:cs="Times New Roman"/>
          <w:b w:val="1"/>
          <w:bCs w:val="1"/>
          <w:color w:val="000000" w:themeColor="text1" w:themeTint="FF" w:themeShade="FF"/>
          <w:sz w:val="28"/>
          <w:szCs w:val="28"/>
        </w:rPr>
      </w:pPr>
    </w:p>
    <w:p w:rsidR="39C038E0" w:rsidP="39C038E0" w:rsidRDefault="39C038E0" w14:paraId="416D110F" w14:textId="3525358E">
      <w:pPr>
        <w:pStyle w:val="Normal"/>
        <w:spacing w:before="240" w:after="240"/>
        <w:rPr>
          <w:rFonts w:ascii="Times New Roman" w:hAnsi="Times New Roman" w:eastAsia="Times New Roman" w:cs="Times New Roman"/>
          <w:b w:val="1"/>
          <w:bCs w:val="1"/>
          <w:color w:val="000000" w:themeColor="text1" w:themeTint="FF" w:themeShade="FF"/>
          <w:sz w:val="28"/>
          <w:szCs w:val="28"/>
        </w:rPr>
      </w:pPr>
    </w:p>
    <w:p w:rsidR="39C038E0" w:rsidP="39C038E0" w:rsidRDefault="39C038E0" w14:paraId="049180AA" w14:textId="5CF3AFF0">
      <w:pPr>
        <w:pStyle w:val="Normal"/>
        <w:spacing w:before="240" w:after="240"/>
        <w:rPr>
          <w:rFonts w:ascii="Times New Roman" w:hAnsi="Times New Roman" w:eastAsia="Times New Roman" w:cs="Times New Roman"/>
          <w:b w:val="1"/>
          <w:bCs w:val="1"/>
          <w:color w:val="000000" w:themeColor="text1" w:themeTint="FF" w:themeShade="FF"/>
          <w:sz w:val="28"/>
          <w:szCs w:val="28"/>
        </w:rPr>
      </w:pPr>
    </w:p>
    <w:p w:rsidR="39C038E0" w:rsidP="39C038E0" w:rsidRDefault="39C038E0" w14:paraId="50F131B6" w14:textId="6DC83DF2">
      <w:pPr>
        <w:pStyle w:val="Normal"/>
        <w:spacing w:before="240" w:after="240"/>
        <w:rPr>
          <w:rFonts w:ascii="Times New Roman" w:hAnsi="Times New Roman" w:eastAsia="Times New Roman" w:cs="Times New Roman"/>
          <w:b w:val="1"/>
          <w:bCs w:val="1"/>
          <w:color w:val="000000" w:themeColor="text1" w:themeTint="FF" w:themeShade="FF"/>
          <w:sz w:val="28"/>
          <w:szCs w:val="28"/>
        </w:rPr>
      </w:pPr>
    </w:p>
    <w:p w:rsidR="3F8D9CF4" w:rsidP="39C038E0" w:rsidRDefault="3F8D9CF4" w14:paraId="3AA8EDC1" w14:textId="4FBDFC6B">
      <w:pPr>
        <w:pStyle w:val="Normal"/>
        <w:spacing w:before="240" w:after="240"/>
        <w:rPr>
          <w:rFonts w:ascii="Times New Roman" w:hAnsi="Times New Roman" w:eastAsia="Times New Roman" w:cs="Times New Roman"/>
          <w:b w:val="1"/>
          <w:bCs w:val="1"/>
          <w:color w:val="000000" w:themeColor="text1"/>
          <w:sz w:val="28"/>
          <w:szCs w:val="28"/>
        </w:rPr>
      </w:pPr>
      <w:r w:rsidRPr="39C038E0" w:rsidR="39C038E0">
        <w:rPr>
          <w:rFonts w:ascii="Times New Roman" w:hAnsi="Times New Roman" w:eastAsia="Times New Roman" w:cs="Times New Roman"/>
          <w:b w:val="1"/>
          <w:bCs w:val="1"/>
          <w:color w:val="000000" w:themeColor="text1" w:themeTint="FF" w:themeShade="FF"/>
          <w:sz w:val="28"/>
          <w:szCs w:val="28"/>
        </w:rPr>
        <w:t xml:space="preserve">9. System Architecture </w:t>
      </w:r>
    </w:p>
    <w:p w:rsidR="3F8D9CF4" w:rsidP="3F8D9CF4" w:rsidRDefault="3F8D9CF4" w14:paraId="7A626EED" w14:textId="204737CC">
      <w:pPr>
        <w:spacing w:before="240" w:after="240"/>
        <w:rPr>
          <w:rFonts w:ascii="Times New Roman" w:hAnsi="Times New Roman" w:eastAsia="Times New Roman" w:cs="Times New Roman"/>
          <w:b w:val="1"/>
          <w:bCs w:val="1"/>
          <w:color w:val="000000" w:themeColor="text1"/>
          <w:sz w:val="28"/>
          <w:szCs w:val="28"/>
        </w:rPr>
      </w:pPr>
      <w:r>
        <w:drawing>
          <wp:inline wp14:editId="490CB520" wp14:anchorId="769B88B5">
            <wp:extent cx="3819525" cy="5724525"/>
            <wp:effectExtent l="0" t="0" r="0" b="0"/>
            <wp:docPr id="478111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111243" name="Picture 478111243"/>
                    <pic:cNvPicPr/>
                  </pic:nvPicPr>
                  <pic:blipFill>
                    <a:blip xmlns:r="http://schemas.openxmlformats.org/officeDocument/2006/relationships" r:embed="rId329684084">
                      <a:extLst>
                        <a:ext uri="{28A0092B-C50C-407E-A947-70E740481C1C}">
                          <a14:useLocalDpi xmlns:a14="http://schemas.microsoft.com/office/drawing/2010/main"/>
                        </a:ext>
                      </a:extLst>
                    </a:blip>
                    <a:stretch>
                      <a:fillRect/>
                    </a:stretch>
                  </pic:blipFill>
                  <pic:spPr>
                    <a:xfrm>
                      <a:off x="0" y="0"/>
                      <a:ext cx="3819525" cy="5724525"/>
                    </a:xfrm>
                    <a:prstGeom prst="rect">
                      <a:avLst/>
                    </a:prstGeom>
                  </pic:spPr>
                </pic:pic>
              </a:graphicData>
            </a:graphic>
          </wp:inline>
        </w:drawing>
      </w:r>
    </w:p>
    <w:p w:rsidRPr="00F02637" w:rsidR="00F02637" w:rsidP="39C038E0" w:rsidRDefault="3F8D9CF4" w14:paraId="2D621A13" w14:textId="785F79E4">
      <w:pPr>
        <w:pStyle w:val="Normal"/>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 xml:space="preserve">10. Technology Stack </w:t>
      </w:r>
    </w:p>
    <w:p w:rsidR="5458C64E" w:rsidP="3F8D9CF4" w:rsidRDefault="5458C64E" w14:paraId="4204CE4B" w14:textId="64F4F6EB">
      <w:pPr>
        <w:rPr>
          <w:rFonts w:ascii="Times New Roman" w:hAnsi="Times New Roman" w:eastAsia="Times New Roman" w:cs="Times New Roman"/>
          <w:b/>
          <w:bCs/>
          <w:sz w:val="28"/>
          <w:szCs w:val="28"/>
        </w:rPr>
      </w:pPr>
    </w:p>
    <w:tbl>
      <w:tblPr>
        <w:tblW w:w="0" w:type="auto"/>
        <w:tblInd w:w="1215" w:type="dxa"/>
        <w:tblLook w:val="06A0" w:firstRow="1" w:lastRow="0" w:firstColumn="1" w:lastColumn="0" w:noHBand="1" w:noVBand="1"/>
      </w:tblPr>
      <w:tblGrid>
        <w:gridCol w:w="2562"/>
        <w:gridCol w:w="2650"/>
        <w:gridCol w:w="2579"/>
      </w:tblGrid>
      <w:tr w:rsidR="3F8D9CF4" w:rsidTr="39C038E0" w14:paraId="00CCE7B6" w14:textId="77777777">
        <w:trPr>
          <w:trHeight w:val="630"/>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BCE75ED" w14:textId="6A72D163">
            <w:pPr>
              <w:spacing w:before="0" w:beforeAutospacing="off" w:after="0" w:afterAutospacing="off"/>
              <w:jc w:val="center"/>
            </w:pPr>
            <w:r w:rsidRPr="39C038E0" w:rsidR="39C038E0">
              <w:rPr>
                <w:b w:val="1"/>
                <w:bCs w:val="1"/>
              </w:rPr>
              <w:t>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B68BF4C" w14:textId="3C3FEA51">
            <w:pPr>
              <w:spacing w:before="0" w:beforeAutospacing="off" w:after="0" w:afterAutospacing="off"/>
              <w:jc w:val="center"/>
            </w:pPr>
            <w:r w:rsidRPr="39C038E0" w:rsidR="39C038E0">
              <w:rPr>
                <w:b w:val="1"/>
                <w:bCs w:val="1"/>
              </w:rPr>
              <w:t>Technology</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689C4A9" w14:textId="5F1CC39D">
            <w:pPr>
              <w:spacing w:before="0" w:beforeAutospacing="off" w:after="0" w:afterAutospacing="off"/>
              <w:jc w:val="center"/>
            </w:pPr>
            <w:r w:rsidRPr="39C038E0" w:rsidR="39C038E0">
              <w:rPr>
                <w:b w:val="1"/>
                <w:bCs w:val="1"/>
              </w:rPr>
              <w:t>Detail</w:t>
            </w:r>
          </w:p>
        </w:tc>
      </w:tr>
      <w:tr w:rsidR="3F8D9CF4" w:rsidTr="39C038E0" w14:paraId="7111A097" w14:textId="77777777">
        <w:trPr>
          <w:trHeight w:val="630"/>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195AC3E" w14:textId="1D398D99">
            <w:pPr>
              <w:spacing w:before="0" w:beforeAutospacing="off" w:after="0" w:afterAutospacing="off"/>
            </w:pPr>
            <w:r w:rsidR="39C038E0">
              <w:rPr/>
              <w:t>Frontend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81B1329" w14:textId="2E1626D4">
            <w:pPr>
              <w:spacing w:before="0" w:beforeAutospacing="off" w:after="0" w:afterAutospacing="off"/>
            </w:pPr>
            <w:r w:rsidR="39C038E0">
              <w:rPr/>
              <w:t>Streamlit</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A414B29" w14:textId="0BC50C92">
            <w:pPr>
              <w:spacing w:before="0" w:beforeAutospacing="off" w:after="0" w:afterAutospacing="off"/>
            </w:pPr>
            <w:r w:rsidR="39C038E0">
              <w:rPr/>
              <w:t>Used for building interactive web interface and dashboard for receipt management.</w:t>
            </w:r>
          </w:p>
        </w:tc>
      </w:tr>
      <w:tr w:rsidR="3F8D9CF4" w:rsidTr="39C038E0" w14:paraId="3B9B25A5" w14:textId="77777777">
        <w:trPr>
          <w:trHeight w:val="630"/>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22548FCA" w14:textId="2C0CB89E">
            <w:pPr>
              <w:spacing w:before="0" w:beforeAutospacing="off" w:after="0" w:afterAutospacing="off"/>
            </w:pPr>
            <w:r w:rsidR="39C038E0">
              <w:rPr/>
              <w:t>Frontend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4C3A2DD" w14:textId="728481CF">
            <w:pPr>
              <w:spacing w:before="0" w:beforeAutospacing="off" w:after="0" w:afterAutospacing="off"/>
            </w:pPr>
            <w:r w:rsidR="39C038E0">
              <w:rPr/>
              <w:t>Plotly</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023175E" w14:textId="055EC233">
            <w:pPr>
              <w:spacing w:before="0" w:beforeAutospacing="off" w:after="0" w:afterAutospacing="off"/>
            </w:pPr>
            <w:r w:rsidR="39C038E0">
              <w:rPr/>
              <w:t>Used for generating dynamic charts and visual analytics reports.</w:t>
            </w:r>
          </w:p>
        </w:tc>
      </w:tr>
      <w:tr w:rsidR="3F8D9CF4" w:rsidTr="39C038E0" w14:paraId="0C49437F" w14:textId="77777777">
        <w:trPr>
          <w:trHeight w:val="630"/>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439BF02" w14:textId="3A40128A">
            <w:pPr>
              <w:spacing w:before="0" w:beforeAutospacing="off" w:after="0" w:afterAutospacing="off"/>
            </w:pPr>
            <w:r w:rsidR="39C038E0">
              <w:rPr/>
              <w:t>Backend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A29C7E2" w14:textId="723FF07F">
            <w:pPr>
              <w:spacing w:before="0" w:beforeAutospacing="off" w:after="0" w:afterAutospacing="off"/>
            </w:pPr>
            <w:r w:rsidR="39C038E0">
              <w:rPr/>
              <w:t>Python</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86A34FD" w14:textId="60591DC5">
            <w:pPr>
              <w:spacing w:before="0" w:beforeAutospacing="off" w:after="0" w:afterAutospacing="off"/>
            </w:pPr>
            <w:r w:rsidR="39C038E0">
              <w:rPr/>
              <w:t>Core programming language used for implementing business logic and data processing.</w:t>
            </w:r>
          </w:p>
        </w:tc>
      </w:tr>
      <w:tr w:rsidR="3F8D9CF4" w:rsidTr="39C038E0" w14:paraId="774DEC33"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CC689FD" w14:textId="43A3812E">
            <w:pPr>
              <w:spacing w:before="0" w:beforeAutospacing="off" w:after="0" w:afterAutospacing="off"/>
            </w:pPr>
            <w:r w:rsidR="39C038E0">
              <w:rPr/>
              <w:t>Backend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247E381" w14:textId="293FB44D">
            <w:pPr>
              <w:spacing w:before="0" w:beforeAutospacing="off" w:after="0" w:afterAutospacing="off"/>
            </w:pPr>
            <w:r w:rsidR="39C038E0">
              <w:rPr/>
              <w:t>SQLite</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67142E4" w14:textId="5EFEACDA">
            <w:pPr>
              <w:spacing w:before="0" w:beforeAutospacing="off" w:after="0" w:afterAutospacing="off"/>
            </w:pPr>
            <w:r w:rsidR="39C038E0">
              <w:rPr/>
              <w:t>Lightweight relational database used for storing invoice and receipt records.</w:t>
            </w:r>
          </w:p>
        </w:tc>
      </w:tr>
      <w:tr w:rsidR="3F8D9CF4" w:rsidTr="39C038E0" w14:paraId="3BCCE524"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ACC49E7" w14:textId="4FD2CC5D">
            <w:pPr>
              <w:spacing w:before="0" w:beforeAutospacing="off" w:after="0" w:afterAutospacing="off"/>
            </w:pPr>
            <w:r w:rsidR="39C038E0">
              <w:rPr/>
              <w:t>Backend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BEC5A49" w14:textId="11E04D28">
            <w:pPr>
              <w:spacing w:before="0" w:beforeAutospacing="off" w:after="0" w:afterAutospacing="off"/>
            </w:pPr>
            <w:r w:rsidR="39C038E0">
              <w:rPr/>
              <w:t>JSON</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E984726" w14:textId="19039A3E">
            <w:pPr>
              <w:spacing w:before="0" w:beforeAutospacing="off" w:after="0" w:afterAutospacing="off"/>
            </w:pPr>
            <w:r w:rsidR="39C038E0">
              <w:rPr/>
              <w:t>Used for structured data exchange between AI model and application.</w:t>
            </w:r>
          </w:p>
        </w:tc>
      </w:tr>
      <w:tr w:rsidR="3F8D9CF4" w:rsidTr="39C038E0" w14:paraId="6E3ECBCF"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7DDCBF3" w14:textId="7E837DB8">
            <w:pPr>
              <w:spacing w:before="0" w:beforeAutospacing="off" w:after="0" w:afterAutospacing="off"/>
            </w:pPr>
            <w:r w:rsidR="39C038E0">
              <w:rPr/>
              <w:t>OCR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A9D4732" w14:textId="11258EEE">
            <w:pPr>
              <w:spacing w:before="0" w:beforeAutospacing="off" w:after="0" w:afterAutospacing="off"/>
            </w:pPr>
            <w:r w:rsidR="39C038E0">
              <w:rPr/>
              <w:t>Tesseract OCR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2730B95" w14:textId="57626911">
            <w:pPr>
              <w:spacing w:before="0" w:beforeAutospacing="off" w:after="0" w:afterAutospacing="off"/>
            </w:pPr>
            <w:r w:rsidR="39C038E0">
              <w:rPr/>
              <w:t>Used to extract raw text from scanned receipts and invoice images.</w:t>
            </w:r>
          </w:p>
        </w:tc>
      </w:tr>
      <w:tr w:rsidR="3F8D9CF4" w:rsidTr="39C038E0" w14:paraId="2062531C"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55C39DB" w14:textId="05ECA221">
            <w:pPr>
              <w:spacing w:before="0" w:beforeAutospacing="off" w:after="0" w:afterAutospacing="off"/>
            </w:pPr>
            <w:r w:rsidR="39C038E0">
              <w:rPr/>
              <w:t>OCR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B400D27" w14:textId="2B2E1211">
            <w:pPr>
              <w:spacing w:before="0" w:beforeAutospacing="off" w:after="0" w:afterAutospacing="off"/>
            </w:pPr>
            <w:r w:rsidR="39C038E0">
              <w:rPr/>
              <w:t>pdf2image</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8B18AB7" w14:textId="0A638BFD">
            <w:pPr>
              <w:spacing w:before="0" w:beforeAutospacing="off" w:after="0" w:afterAutospacing="off"/>
            </w:pPr>
            <w:r w:rsidR="39C038E0">
              <w:rPr/>
              <w:t>Converts PDF documents into images for OCR processing.</w:t>
            </w:r>
          </w:p>
        </w:tc>
      </w:tr>
      <w:tr w:rsidR="3F8D9CF4" w:rsidTr="39C038E0" w14:paraId="4EB7B745"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488572D" w14:textId="22A0E976">
            <w:pPr>
              <w:spacing w:before="0" w:beforeAutospacing="off" w:after="0" w:afterAutospacing="off"/>
            </w:pPr>
            <w:r w:rsidR="39C038E0">
              <w:rPr/>
              <w:t>AI Extraction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81E2AD3" w14:textId="3829EAA0">
            <w:pPr>
              <w:spacing w:before="0" w:beforeAutospacing="off" w:after="0" w:afterAutospacing="off"/>
            </w:pPr>
            <w:r w:rsidR="39C038E0">
              <w:rPr/>
              <w:t>Gemini AI</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BCDD83F" w14:textId="2889B76A">
            <w:pPr>
              <w:spacing w:before="0" w:beforeAutospacing="off" w:after="0" w:afterAutospacing="off"/>
            </w:pPr>
            <w:r w:rsidR="39C038E0">
              <w:rPr/>
              <w:t>Used for structured data extraction and JSON-formatted output generation.</w:t>
            </w:r>
          </w:p>
        </w:tc>
      </w:tr>
      <w:tr w:rsidR="3F8D9CF4" w:rsidTr="39C038E0" w14:paraId="195A50A6"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856AB5E" w14:textId="607FC720">
            <w:pPr>
              <w:spacing w:before="0" w:beforeAutospacing="off" w:after="0" w:afterAutospacing="off"/>
            </w:pPr>
            <w:r w:rsidR="39C038E0">
              <w:rPr/>
              <w:t>AI Extraction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756A4F2" w14:textId="5E7C6860">
            <w:pPr>
              <w:spacing w:before="0" w:beforeAutospacing="off" w:after="0" w:afterAutospacing="off"/>
            </w:pPr>
            <w:r w:rsidR="39C038E0">
              <w:rPr/>
              <w:t>Regex (re module)</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EA3388E" w14:textId="6799784B">
            <w:pPr>
              <w:spacing w:before="0" w:beforeAutospacing="off" w:after="0" w:afterAutospacing="off"/>
            </w:pPr>
            <w:r w:rsidR="39C038E0">
              <w:rPr/>
              <w:t>Used for pattern-based extraction of dates, totals, tax amounts, and currency fields.</w:t>
            </w:r>
          </w:p>
        </w:tc>
      </w:tr>
      <w:tr w:rsidR="3F8D9CF4" w:rsidTr="39C038E0" w14:paraId="50D30F35" w14:textId="77777777">
        <w:trPr>
          <w:trHeight w:val="253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29B59366" w14:textId="17B6F96F">
            <w:pPr>
              <w:spacing w:before="0" w:beforeAutospacing="off" w:after="0" w:afterAutospacing="off"/>
            </w:pPr>
            <w:r w:rsidR="39C038E0">
              <w:rPr/>
              <w:t>NLP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04852C4" w14:textId="50A6D0CB">
            <w:pPr>
              <w:spacing w:before="0" w:beforeAutospacing="off" w:after="0" w:afterAutospacing="off"/>
            </w:pPr>
            <w:r w:rsidR="39C038E0">
              <w:rPr/>
              <w:t>spaCy</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FF0BB17" w14:textId="7E2EB074">
            <w:pPr>
              <w:spacing w:before="0" w:beforeAutospacing="off" w:after="0" w:afterAutospacing="off"/>
            </w:pPr>
            <w:r w:rsidR="39C038E0">
              <w:rPr/>
              <w:t>Used for contextual vendor name detection and entity recognition.</w:t>
            </w:r>
          </w:p>
        </w:tc>
      </w:tr>
      <w:tr w:rsidR="3F8D9CF4" w:rsidTr="39C038E0" w14:paraId="22B2F001"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C03B85A" w14:textId="206772C8">
            <w:pPr>
              <w:spacing w:before="0" w:beforeAutospacing="off" w:after="0" w:afterAutospacing="off"/>
            </w:pPr>
            <w:r w:rsidR="39C038E0">
              <w:rPr/>
              <w:t>Data Validation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90F621B" w14:textId="2351223D">
            <w:pPr>
              <w:spacing w:before="0" w:beforeAutospacing="off" w:after="0" w:afterAutospacing="off"/>
            </w:pPr>
            <w:r w:rsidR="39C038E0">
              <w:rPr/>
              <w:t>Hashlib</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D9D2091" w14:textId="586607C9">
            <w:pPr>
              <w:spacing w:before="0" w:beforeAutospacing="off" w:after="0" w:afterAutospacing="off"/>
            </w:pPr>
            <w:r w:rsidR="39C038E0">
              <w:rPr/>
              <w:t>Used for file hashing to detect duplicate uploads.</w:t>
            </w:r>
          </w:p>
        </w:tc>
      </w:tr>
      <w:tr w:rsidR="3F8D9CF4" w:rsidTr="39C038E0" w14:paraId="32A729F5"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2AA4C2E9" w14:textId="567190FD">
            <w:pPr>
              <w:spacing w:before="0" w:beforeAutospacing="off" w:after="0" w:afterAutospacing="off"/>
            </w:pPr>
            <w:r w:rsidR="39C038E0">
              <w:rPr/>
              <w:t>Data Validation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6A100BA" w14:textId="0443E6F0">
            <w:pPr>
              <w:spacing w:before="0" w:beforeAutospacing="off" w:after="0" w:afterAutospacing="off"/>
            </w:pPr>
            <w:r w:rsidR="39C038E0">
              <w:rPr/>
              <w:t>Custom Validation Logic</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ECDE4DC" w14:textId="73738F54">
            <w:pPr>
              <w:spacing w:before="0" w:beforeAutospacing="off" w:after="0" w:afterAutospacing="off"/>
            </w:pPr>
            <w:r w:rsidR="39C038E0">
              <w:rPr/>
              <w:t>Ensures format validation, file size control, and schema enforcement.</w:t>
            </w:r>
          </w:p>
        </w:tc>
      </w:tr>
      <w:tr w:rsidR="3F8D9CF4" w:rsidTr="39C038E0" w14:paraId="19FA2DA7"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847FB2F" w14:textId="2CD9097C">
            <w:pPr>
              <w:spacing w:before="0" w:beforeAutospacing="off" w:after="0" w:afterAutospacing="off"/>
            </w:pPr>
            <w:r w:rsidR="39C038E0">
              <w:rPr/>
              <w:t>Database Safety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B70672B" w14:textId="2E33F1FC">
            <w:pPr>
              <w:spacing w:before="0" w:beforeAutospacing="off" w:after="0" w:afterAutospacing="off"/>
            </w:pPr>
            <w:r w:rsidR="39C038E0">
              <w:rPr/>
              <w:t>Transaction Management</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68AD0F7" w14:textId="17934857">
            <w:pPr>
              <w:spacing w:before="0" w:beforeAutospacing="off" w:after="0" w:afterAutospacing="off"/>
            </w:pPr>
            <w:r w:rsidR="39C038E0">
              <w:rPr/>
              <w:t>Ensures safe inserts with rollback on failure.</w:t>
            </w:r>
          </w:p>
        </w:tc>
      </w:tr>
      <w:tr w:rsidR="3F8D9CF4" w:rsidTr="39C038E0" w14:paraId="40444BFA"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D59B41C" w14:textId="69FABDA1">
            <w:pPr>
              <w:spacing w:before="0" w:beforeAutospacing="off" w:after="0" w:afterAutospacing="off"/>
            </w:pPr>
            <w:r w:rsidR="39C038E0">
              <w:rPr/>
              <w:t>Exception Handling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013FF304" w14:textId="7F22AF61">
            <w:pPr>
              <w:spacing w:before="0" w:beforeAutospacing="off" w:after="0" w:afterAutospacing="off"/>
            </w:pPr>
            <w:r w:rsidR="39C038E0">
              <w:rPr/>
              <w:t>Python Exception Handling</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3903963" w14:textId="1C4DF27F">
            <w:pPr>
              <w:spacing w:before="0" w:beforeAutospacing="off" w:after="0" w:afterAutospacing="off"/>
            </w:pPr>
            <w:r w:rsidR="39C038E0">
              <w:rPr/>
              <w:t>Structured try-except blocks to prevent system crashes.</w:t>
            </w:r>
          </w:p>
        </w:tc>
      </w:tr>
      <w:tr w:rsidR="3F8D9CF4" w:rsidTr="39C038E0" w14:paraId="1C759F62" w14:textId="77777777">
        <w:trPr>
          <w:trHeight w:val="765"/>
        </w:trPr>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48470EFC" w14:textId="4604B5D7">
            <w:pPr>
              <w:spacing w:before="0" w:beforeAutospacing="off" w:after="0" w:afterAutospacing="off"/>
            </w:pPr>
            <w:r w:rsidR="39C038E0">
              <w:rPr/>
              <w:t>Reporting Layer</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71E1D4CB" w14:textId="567E6A93">
            <w:pPr>
              <w:spacing w:before="0" w:beforeAutospacing="off" w:after="0" w:afterAutospacing="off"/>
            </w:pPr>
            <w:r w:rsidR="39C038E0">
              <w:rPr/>
              <w:t>Pandas</w:t>
            </w:r>
          </w:p>
        </w:tc>
        <w:tc>
          <w:tcPr>
            <w:tcW w:w="26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52597D68" w14:textId="57D6C46F">
            <w:pPr>
              <w:spacing w:before="0" w:beforeAutospacing="off" w:after="0" w:afterAutospacing="off"/>
            </w:pPr>
            <w:r w:rsidR="39C038E0">
              <w:rPr/>
              <w:t>Used for data manipulation and generating structured reports.</w:t>
            </w:r>
          </w:p>
        </w:tc>
      </w:tr>
      <w:tr w:rsidR="39C038E0" w:rsidTr="39C038E0" w14:paraId="433EC627">
        <w:trPr>
          <w:trHeight w:val="765"/>
        </w:trPr>
        <w:tc>
          <w:tcPr>
            <w:tcW w:w="256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39A1554A" w14:textId="67456364">
            <w:pPr>
              <w:spacing w:before="0" w:beforeAutospacing="off" w:after="0" w:afterAutospacing="off"/>
            </w:pPr>
            <w:r w:rsidR="39C038E0">
              <w:rPr/>
              <w:t>Deployment Layer</w:t>
            </w:r>
          </w:p>
        </w:tc>
        <w:tc>
          <w:tcPr>
            <w:tcW w:w="26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19187541" w14:textId="5B17E2C4">
            <w:pPr>
              <w:spacing w:before="0" w:beforeAutospacing="off" w:after="0" w:afterAutospacing="off"/>
            </w:pPr>
            <w:r w:rsidR="39C038E0">
              <w:rPr/>
              <w:t>Local Host / Web Deployment</w:t>
            </w:r>
          </w:p>
        </w:tc>
        <w:tc>
          <w:tcPr>
            <w:tcW w:w="25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9C038E0" w:rsidP="39C038E0" w:rsidRDefault="39C038E0" w14:paraId="60861CEC" w14:textId="41EA42C8">
            <w:pPr>
              <w:spacing w:before="0" w:beforeAutospacing="off" w:after="0" w:afterAutospacing="off"/>
            </w:pPr>
            <w:r w:rsidR="39C038E0">
              <w:rPr/>
              <w:t>Application runs locally or can be deployed on cloud platforms.</w:t>
            </w:r>
          </w:p>
        </w:tc>
      </w:tr>
    </w:tbl>
    <w:p w:rsidR="5458C64E" w:rsidP="3F8D9CF4" w:rsidRDefault="5458C64E" w14:paraId="222A82DD" w14:textId="1A424C0A">
      <w:pPr>
        <w:rPr>
          <w:rFonts w:ascii="Times New Roman" w:hAnsi="Times New Roman" w:eastAsia="Times New Roman" w:cs="Times New Roman"/>
          <w:b/>
          <w:bCs/>
          <w:sz w:val="28"/>
          <w:szCs w:val="28"/>
        </w:rPr>
      </w:pPr>
    </w:p>
    <w:p w:rsidR="5458C64E" w:rsidP="3F8D9CF4" w:rsidRDefault="5458C64E" w14:paraId="5EC5B07E" w14:textId="6E367F4E">
      <w:pPr>
        <w:rPr>
          <w:rFonts w:ascii="Times New Roman" w:hAnsi="Times New Roman" w:eastAsia="Times New Roman" w:cs="Times New Roman"/>
          <w:sz w:val="28"/>
          <w:szCs w:val="28"/>
        </w:rPr>
      </w:pPr>
    </w:p>
    <w:p w:rsidR="5458C64E" w:rsidP="3F8D9CF4" w:rsidRDefault="3F8D9CF4" w14:paraId="7531894D" w14:textId="21D88640">
      <w:pPr>
        <w:rPr>
          <w:rFonts w:ascii="Times New Roman" w:hAnsi="Times New Roman" w:eastAsia="Times New Roman" w:cs="Times New Roman"/>
          <w:b/>
          <w:bCs/>
          <w:sz w:val="28"/>
          <w:szCs w:val="28"/>
        </w:rPr>
      </w:pPr>
      <w:r w:rsidRPr="3F8D9CF4">
        <w:rPr>
          <w:rFonts w:ascii="Times New Roman" w:hAnsi="Times New Roman" w:eastAsia="Times New Roman" w:cs="Times New Roman"/>
          <w:b/>
          <w:bCs/>
          <w:sz w:val="28"/>
          <w:szCs w:val="28"/>
        </w:rPr>
        <w:t xml:space="preserve">11. Modules Implemented </w:t>
      </w:r>
    </w:p>
    <w:p w:rsidR="3F8D9CF4" w:rsidP="3F8D9CF4" w:rsidRDefault="3F8D9CF4" w14:paraId="23990D0F" w14:textId="7D206CBC">
      <w:pPr>
        <w:pStyle w:val="Heading3"/>
        <w:spacing w:before="100" w:after="100"/>
        <w:rPr>
          <w:rFonts w:ascii="Times New Roman" w:hAnsi="Times New Roman" w:eastAsia="Times New Roman" w:cs="Times New Roman"/>
          <w:b/>
          <w:bCs/>
          <w:color w:val="000000" w:themeColor="text1"/>
          <w:sz w:val="27"/>
          <w:szCs w:val="27"/>
        </w:rPr>
      </w:pPr>
      <w:r w:rsidRPr="3F8D9CF4">
        <w:rPr>
          <w:rFonts w:ascii="Times New Roman" w:hAnsi="Times New Roman" w:eastAsia="Times New Roman" w:cs="Times New Roman"/>
          <w:b/>
          <w:bCs/>
          <w:color w:val="000000" w:themeColor="text1"/>
          <w:sz w:val="27"/>
          <w:szCs w:val="27"/>
        </w:rPr>
        <w:t>1. Document Ingestion</w:t>
      </w:r>
    </w:p>
    <w:p w:rsidR="3F8D9CF4" w:rsidP="3F8D9CF4" w:rsidRDefault="3F8D9CF4" w14:paraId="73E21E4A" w14:textId="1405BB9A">
      <w:pPr>
        <w:spacing w:before="100" w:after="100"/>
      </w:pPr>
      <w:r w:rsidRPr="3F8D9CF4">
        <w:rPr>
          <w:rFonts w:ascii="Times New Roman" w:hAnsi="Times New Roman" w:eastAsia="Times New Roman" w:cs="Times New Roman"/>
          <w:sz w:val="24"/>
          <w:szCs w:val="24"/>
        </w:rPr>
        <w:t>This is the entry point of the system, responsible for accepting files and preparing them for processing.</w:t>
      </w:r>
    </w:p>
    <w:p w:rsidR="3F8D9CF4" w:rsidP="3F8D9CF4" w:rsidRDefault="3F8D9CF4" w14:paraId="7965684B" w14:textId="210882BC">
      <w:pPr>
        <w:spacing w:before="100" w:after="100"/>
      </w:pPr>
      <w:r w:rsidRPr="3F8D9CF4">
        <w:rPr>
          <w:rFonts w:ascii="Times New Roman" w:hAnsi="Times New Roman" w:eastAsia="Times New Roman" w:cs="Times New Roman"/>
          <w:b/>
          <w:bCs/>
          <w:sz w:val="24"/>
          <w:szCs w:val="24"/>
        </w:rPr>
        <w:t>File Upload:</w:t>
      </w:r>
      <w:r w:rsidRPr="3F8D9CF4">
        <w:rPr>
          <w:rFonts w:ascii="Times New Roman" w:hAnsi="Times New Roman" w:eastAsia="Times New Roman" w:cs="Times New Roman"/>
          <w:sz w:val="24"/>
          <w:szCs w:val="24"/>
        </w:rPr>
        <w:t xml:space="preserve"> Users can upload receipts and invoices in various formats, such as PDFs or standard image files (JPG, PNG).</w:t>
      </w:r>
    </w:p>
    <w:p w:rsidR="3F8D9CF4" w:rsidP="3F8D9CF4" w:rsidRDefault="3F8D9CF4" w14:paraId="57CD49B0" w14:textId="03171AB1">
      <w:pPr>
        <w:spacing w:before="100" w:after="100"/>
      </w:pPr>
      <w:r w:rsidRPr="3F8D9CF4">
        <w:rPr>
          <w:rFonts w:ascii="Times New Roman" w:hAnsi="Times New Roman" w:eastAsia="Times New Roman" w:cs="Times New Roman"/>
          <w:b/>
          <w:bCs/>
          <w:sz w:val="24"/>
          <w:szCs w:val="24"/>
        </w:rPr>
        <w:t>Preprocessing:</w:t>
      </w:r>
      <w:r w:rsidRPr="3F8D9CF4">
        <w:rPr>
          <w:rFonts w:ascii="Times New Roman" w:hAnsi="Times New Roman" w:eastAsia="Times New Roman" w:cs="Times New Roman"/>
          <w:sz w:val="24"/>
          <w:szCs w:val="24"/>
        </w:rPr>
        <w:t xml:space="preserve"> Before text can be read, the image is cleaned up. This involves resizing, denoising (removing graininess), and binarization (converting to black and white) to ensure the OCR engine gets the clearest possible input.</w:t>
      </w:r>
    </w:p>
    <w:p w:rsidR="3F8D9CF4" w:rsidP="3F8D9CF4" w:rsidRDefault="3F8D9CF4" w14:paraId="2CDEC051" w14:textId="4E476B96">
      <w:pPr>
        <w:pStyle w:val="Heading3"/>
        <w:spacing w:before="100" w:after="100"/>
        <w:rPr>
          <w:rFonts w:ascii="Times New Roman" w:hAnsi="Times New Roman" w:eastAsia="Times New Roman" w:cs="Times New Roman"/>
          <w:b/>
          <w:bCs/>
          <w:color w:val="000000" w:themeColor="text1"/>
          <w:sz w:val="27"/>
          <w:szCs w:val="27"/>
        </w:rPr>
      </w:pPr>
      <w:r w:rsidRPr="3F8D9CF4">
        <w:rPr>
          <w:rFonts w:ascii="Times New Roman" w:hAnsi="Times New Roman" w:eastAsia="Times New Roman" w:cs="Times New Roman"/>
          <w:b/>
          <w:bCs/>
          <w:color w:val="000000" w:themeColor="text1"/>
          <w:sz w:val="27"/>
          <w:szCs w:val="27"/>
        </w:rPr>
        <w:t>2. OCR &amp; Text Extraction</w:t>
      </w:r>
    </w:p>
    <w:p w:rsidR="3F8D9CF4" w:rsidP="3F8D9CF4" w:rsidRDefault="3F8D9CF4" w14:paraId="0BB8FF2E" w14:textId="4E8A806A">
      <w:pPr>
        <w:spacing w:before="100" w:after="100"/>
      </w:pPr>
      <w:r w:rsidRPr="3F8D9CF4">
        <w:rPr>
          <w:rFonts w:ascii="Times New Roman" w:hAnsi="Times New Roman" w:eastAsia="Times New Roman" w:cs="Times New Roman"/>
          <w:sz w:val="24"/>
          <w:szCs w:val="24"/>
        </w:rPr>
        <w:t>Once the image is clean, this module focuses on turning the visual data into machine-readable text.</w:t>
      </w:r>
    </w:p>
    <w:p w:rsidR="3F8D9CF4" w:rsidP="3F8D9CF4" w:rsidRDefault="3F8D9CF4" w14:paraId="2845AEE5" w14:textId="6411AAED">
      <w:pPr>
        <w:spacing w:before="100" w:after="100"/>
      </w:pPr>
      <w:r w:rsidRPr="3F8D9CF4">
        <w:rPr>
          <w:rFonts w:ascii="Times New Roman" w:hAnsi="Times New Roman" w:eastAsia="Times New Roman" w:cs="Times New Roman"/>
          <w:b/>
          <w:bCs/>
          <w:sz w:val="24"/>
          <w:szCs w:val="24"/>
        </w:rPr>
        <w:t>Core Technology:</w:t>
      </w:r>
      <w:r w:rsidRPr="3F8D9CF4">
        <w:rPr>
          <w:rFonts w:ascii="Times New Roman" w:hAnsi="Times New Roman" w:eastAsia="Times New Roman" w:cs="Times New Roman"/>
          <w:sz w:val="24"/>
          <w:szCs w:val="24"/>
        </w:rPr>
        <w:t xml:space="preserve"> It utilizes </w:t>
      </w:r>
      <w:r w:rsidRPr="3F8D9CF4">
        <w:rPr>
          <w:rFonts w:ascii="Times New Roman" w:hAnsi="Times New Roman" w:eastAsia="Times New Roman" w:cs="Times New Roman"/>
          <w:b/>
          <w:bCs/>
          <w:sz w:val="24"/>
          <w:szCs w:val="24"/>
        </w:rPr>
        <w:t>Tesseract OCR</w:t>
      </w:r>
      <w:r w:rsidRPr="3F8D9CF4">
        <w:rPr>
          <w:rFonts w:ascii="Times New Roman" w:hAnsi="Times New Roman" w:eastAsia="Times New Roman" w:cs="Times New Roman"/>
          <w:sz w:val="24"/>
          <w:szCs w:val="24"/>
        </w:rPr>
        <w:t xml:space="preserve"> or the </w:t>
      </w:r>
      <w:r w:rsidRPr="3F8D9CF4">
        <w:rPr>
          <w:rFonts w:ascii="Times New Roman" w:hAnsi="Times New Roman" w:eastAsia="Times New Roman" w:cs="Times New Roman"/>
          <w:b/>
          <w:bCs/>
          <w:sz w:val="24"/>
          <w:szCs w:val="24"/>
        </w:rPr>
        <w:t>Google Vision API</w:t>
      </w:r>
      <w:r w:rsidRPr="3F8D9CF4">
        <w:rPr>
          <w:rFonts w:ascii="Times New Roman" w:hAnsi="Times New Roman" w:eastAsia="Times New Roman" w:cs="Times New Roman"/>
          <w:sz w:val="24"/>
          <w:szCs w:val="24"/>
        </w:rPr>
        <w:t xml:space="preserve"> to scan the document.</w:t>
      </w:r>
    </w:p>
    <w:p w:rsidR="3F8D9CF4" w:rsidP="3F8D9CF4" w:rsidRDefault="3F8D9CF4" w14:paraId="2553D878" w14:textId="71C05F3A">
      <w:pPr>
        <w:spacing w:before="100" w:after="100"/>
      </w:pPr>
      <w:r w:rsidRPr="3F8D9CF4">
        <w:rPr>
          <w:rFonts w:ascii="Times New Roman" w:hAnsi="Times New Roman" w:eastAsia="Times New Roman" w:cs="Times New Roman"/>
          <w:b/>
          <w:bCs/>
          <w:sz w:val="24"/>
          <w:szCs w:val="24"/>
        </w:rPr>
        <w:t>Layout Handling:</w:t>
      </w:r>
      <w:r w:rsidRPr="3F8D9CF4">
        <w:rPr>
          <w:rFonts w:ascii="Times New Roman" w:hAnsi="Times New Roman" w:eastAsia="Times New Roman" w:cs="Times New Roman"/>
          <w:sz w:val="24"/>
          <w:szCs w:val="24"/>
        </w:rPr>
        <w:t xml:space="preserve"> It is designed to handle complex formatting, such as skewed scans (crooked images), multi-column layouts, or tabular data often found on invoices.</w:t>
      </w:r>
    </w:p>
    <w:p w:rsidR="3F8D9CF4" w:rsidP="3F8D9CF4" w:rsidRDefault="3F8D9CF4" w14:paraId="7DADCF94" w14:textId="373DF837">
      <w:pPr>
        <w:spacing w:before="100" w:after="100"/>
      </w:pPr>
      <w:r w:rsidRPr="3F8D9CF4">
        <w:rPr>
          <w:rFonts w:ascii="Times New Roman" w:hAnsi="Times New Roman" w:eastAsia="Times New Roman" w:cs="Times New Roman"/>
          <w:b/>
          <w:bCs/>
          <w:sz w:val="24"/>
          <w:szCs w:val="24"/>
        </w:rPr>
        <w:t>Output:</w:t>
      </w:r>
      <w:r w:rsidRPr="3F8D9CF4">
        <w:rPr>
          <w:rFonts w:ascii="Times New Roman" w:hAnsi="Times New Roman" w:eastAsia="Times New Roman" w:cs="Times New Roman"/>
          <w:sz w:val="24"/>
          <w:szCs w:val="24"/>
        </w:rPr>
        <w:t xml:space="preserve"> The result is "raw text"—a continuous stream of characters extracted from the image.</w:t>
      </w:r>
    </w:p>
    <w:p w:rsidR="3F8D9CF4" w:rsidP="3F8D9CF4" w:rsidRDefault="3F8D9CF4" w14:paraId="3A3AEA4D" w14:textId="20B1FED5">
      <w:pPr>
        <w:pStyle w:val="Heading3"/>
        <w:spacing w:before="100" w:after="100"/>
        <w:rPr>
          <w:rFonts w:ascii="Times New Roman" w:hAnsi="Times New Roman" w:eastAsia="Times New Roman" w:cs="Times New Roman"/>
          <w:b/>
          <w:bCs/>
          <w:color w:val="000000" w:themeColor="text1"/>
          <w:sz w:val="27"/>
          <w:szCs w:val="27"/>
        </w:rPr>
      </w:pPr>
      <w:r w:rsidRPr="3F8D9CF4">
        <w:rPr>
          <w:rFonts w:ascii="Times New Roman" w:hAnsi="Times New Roman" w:eastAsia="Times New Roman" w:cs="Times New Roman"/>
          <w:b/>
          <w:bCs/>
          <w:color w:val="000000" w:themeColor="text1"/>
          <w:sz w:val="27"/>
          <w:szCs w:val="27"/>
        </w:rPr>
        <w:t>3. Field Extraction &amp; Validation</w:t>
      </w:r>
    </w:p>
    <w:p w:rsidR="3F8D9CF4" w:rsidP="3F8D9CF4" w:rsidRDefault="3F8D9CF4" w14:paraId="383F797F" w14:textId="794D783C">
      <w:pPr>
        <w:spacing w:before="100" w:after="100"/>
      </w:pPr>
      <w:r w:rsidRPr="3F8D9CF4">
        <w:rPr>
          <w:rFonts w:ascii="Times New Roman" w:hAnsi="Times New Roman" w:eastAsia="Times New Roman" w:cs="Times New Roman"/>
          <w:sz w:val="24"/>
          <w:szCs w:val="24"/>
        </w:rPr>
        <w:t>This is the "brain" of the project. It takes the raw text from the previous step and makes sense of it.</w:t>
      </w:r>
    </w:p>
    <w:p w:rsidR="3F8D9CF4" w:rsidP="3F8D9CF4" w:rsidRDefault="3F8D9CF4" w14:paraId="4026569A" w14:textId="6BC544D4">
      <w:pPr>
        <w:spacing w:before="100" w:after="100"/>
      </w:pPr>
      <w:r w:rsidRPr="3F8D9CF4">
        <w:rPr>
          <w:rFonts w:ascii="Times New Roman" w:hAnsi="Times New Roman" w:eastAsia="Times New Roman" w:cs="Times New Roman"/>
          <w:b/>
          <w:bCs/>
          <w:sz w:val="24"/>
          <w:szCs w:val="24"/>
        </w:rPr>
        <w:t>Parsing:</w:t>
      </w:r>
      <w:r w:rsidRPr="3F8D9CF4">
        <w:rPr>
          <w:rFonts w:ascii="Times New Roman" w:hAnsi="Times New Roman" w:eastAsia="Times New Roman" w:cs="Times New Roman"/>
          <w:sz w:val="24"/>
          <w:szCs w:val="24"/>
        </w:rPr>
        <w:t xml:space="preserve"> Using </w:t>
      </w:r>
      <w:r w:rsidRPr="3F8D9CF4">
        <w:rPr>
          <w:rFonts w:ascii="Times New Roman" w:hAnsi="Times New Roman" w:eastAsia="Times New Roman" w:cs="Times New Roman"/>
          <w:b/>
          <w:bCs/>
          <w:sz w:val="24"/>
          <w:szCs w:val="24"/>
        </w:rPr>
        <w:t>NLP (Natural Language Processing)</w:t>
      </w:r>
      <w:r w:rsidRPr="3F8D9CF4">
        <w:rPr>
          <w:rFonts w:ascii="Times New Roman" w:hAnsi="Times New Roman" w:eastAsia="Times New Roman" w:cs="Times New Roman"/>
          <w:sz w:val="24"/>
          <w:szCs w:val="24"/>
        </w:rPr>
        <w:t xml:space="preserve"> and </w:t>
      </w:r>
      <w:r w:rsidRPr="3F8D9CF4">
        <w:rPr>
          <w:rFonts w:ascii="Times New Roman" w:hAnsi="Times New Roman" w:eastAsia="Times New Roman" w:cs="Times New Roman"/>
          <w:b/>
          <w:bCs/>
          <w:sz w:val="24"/>
          <w:szCs w:val="24"/>
        </w:rPr>
        <w:t>Regex (Regular Expressions)</w:t>
      </w:r>
      <w:r w:rsidRPr="3F8D9CF4">
        <w:rPr>
          <w:rFonts w:ascii="Times New Roman" w:hAnsi="Times New Roman" w:eastAsia="Times New Roman" w:cs="Times New Roman"/>
          <w:sz w:val="24"/>
          <w:szCs w:val="24"/>
        </w:rPr>
        <w:t>, the system identifies specific data points:</w:t>
      </w:r>
    </w:p>
    <w:p w:rsidR="3F8D9CF4" w:rsidP="3F8D9CF4" w:rsidRDefault="3F8D9CF4" w14:paraId="0B8E6376" w14:textId="4A4D8281">
      <w:pPr>
        <w:spacing w:before="100" w:after="100"/>
      </w:pPr>
      <w:r w:rsidRPr="3F8D9CF4">
        <w:rPr>
          <w:rFonts w:ascii="Times New Roman" w:hAnsi="Times New Roman" w:eastAsia="Times New Roman" w:cs="Times New Roman"/>
          <w:sz w:val="24"/>
          <w:szCs w:val="24"/>
        </w:rPr>
        <w:t>Dates, Vendor Names, Invoice IDs</w:t>
      </w:r>
    </w:p>
    <w:p w:rsidR="3F8D9CF4" w:rsidP="3F8D9CF4" w:rsidRDefault="3F8D9CF4" w14:paraId="0149BB0C" w14:textId="7D5471D2">
      <w:pPr>
        <w:spacing w:before="100" w:after="100"/>
      </w:pPr>
      <w:r w:rsidRPr="3F8D9CF4">
        <w:rPr>
          <w:rFonts w:ascii="Times New Roman" w:hAnsi="Times New Roman" w:eastAsia="Times New Roman" w:cs="Times New Roman"/>
          <w:sz w:val="24"/>
          <w:szCs w:val="24"/>
        </w:rPr>
        <w:t>Tax amounts, Line items, and Total amounts</w:t>
      </w:r>
    </w:p>
    <w:p w:rsidR="3F8D9CF4" w:rsidP="3F8D9CF4" w:rsidRDefault="3F8D9CF4" w14:paraId="48D5F7F6" w14:textId="778A11B2">
      <w:pPr>
        <w:spacing w:before="100" w:after="100"/>
      </w:pPr>
      <w:r w:rsidRPr="3F8D9CF4">
        <w:rPr>
          <w:rFonts w:ascii="Times New Roman" w:hAnsi="Times New Roman" w:eastAsia="Times New Roman" w:cs="Times New Roman"/>
          <w:b/>
          <w:bCs/>
          <w:sz w:val="24"/>
          <w:szCs w:val="24"/>
        </w:rPr>
        <w:t>Validation Logic:</w:t>
      </w:r>
      <w:r w:rsidRPr="3F8D9CF4">
        <w:rPr>
          <w:rFonts w:ascii="Times New Roman" w:hAnsi="Times New Roman" w:eastAsia="Times New Roman" w:cs="Times New Roman"/>
          <w:sz w:val="24"/>
          <w:szCs w:val="24"/>
        </w:rPr>
        <w:t xml:space="preserve"> It performs math checks (e.g., ensuring </w:t>
      </w:r>
      <w:r w:rsidRPr="3F8D9CF4">
        <w:rPr>
          <w:rFonts w:ascii="Times New Roman" w:hAnsi="Times New Roman" w:eastAsia="Times New Roman" w:cs="Times New Roman"/>
          <w:sz w:val="20"/>
          <w:szCs w:val="20"/>
        </w:rPr>
        <w:t>Subtotal + Tax = Total</w:t>
      </w:r>
      <w:r w:rsidRPr="3F8D9CF4">
        <w:rPr>
          <w:rFonts w:ascii="Times New Roman" w:hAnsi="Times New Roman" w:eastAsia="Times New Roman" w:cs="Times New Roman"/>
          <w:sz w:val="24"/>
          <w:szCs w:val="24"/>
        </w:rPr>
        <w:t>) to verify accuracy.</w:t>
      </w:r>
    </w:p>
    <w:p w:rsidR="3F8D9CF4" w:rsidP="3F8D9CF4" w:rsidRDefault="3F8D9CF4" w14:paraId="65359DF6" w14:textId="78EBF644">
      <w:pPr>
        <w:spacing w:before="100" w:after="100"/>
      </w:pPr>
      <w:r w:rsidRPr="3F8D9CF4">
        <w:rPr>
          <w:rFonts w:ascii="Times New Roman" w:hAnsi="Times New Roman" w:eastAsia="Times New Roman" w:cs="Times New Roman"/>
          <w:b/>
          <w:bCs/>
          <w:sz w:val="24"/>
          <w:szCs w:val="24"/>
        </w:rPr>
        <w:t>Duplicate Detection:</w:t>
      </w:r>
      <w:r w:rsidRPr="3F8D9CF4">
        <w:rPr>
          <w:rFonts w:ascii="Times New Roman" w:hAnsi="Times New Roman" w:eastAsia="Times New Roman" w:cs="Times New Roman"/>
          <w:sz w:val="24"/>
          <w:szCs w:val="24"/>
        </w:rPr>
        <w:t xml:space="preserve"> It checks invoice numbers or generates hashes to ensure the same receipt isn't processed twice.</w:t>
      </w:r>
    </w:p>
    <w:p w:rsidR="3F8D9CF4" w:rsidP="3F8D9CF4" w:rsidRDefault="3F8D9CF4" w14:paraId="05CEA851" w14:textId="389ABAE5">
      <w:pPr>
        <w:pStyle w:val="Heading3"/>
        <w:spacing w:before="100" w:after="100"/>
        <w:rPr>
          <w:rFonts w:ascii="Times New Roman" w:hAnsi="Times New Roman" w:eastAsia="Times New Roman" w:cs="Times New Roman"/>
          <w:b/>
          <w:bCs/>
          <w:color w:val="000000" w:themeColor="text1"/>
          <w:sz w:val="27"/>
          <w:szCs w:val="27"/>
        </w:rPr>
      </w:pPr>
      <w:r w:rsidRPr="3F8D9CF4">
        <w:rPr>
          <w:rFonts w:ascii="Times New Roman" w:hAnsi="Times New Roman" w:eastAsia="Times New Roman" w:cs="Times New Roman"/>
          <w:b/>
          <w:bCs/>
          <w:color w:val="000000" w:themeColor="text1"/>
          <w:sz w:val="27"/>
          <w:szCs w:val="27"/>
        </w:rPr>
        <w:t>4. Database Storage</w:t>
      </w:r>
    </w:p>
    <w:p w:rsidR="3F8D9CF4" w:rsidP="3F8D9CF4" w:rsidRDefault="3F8D9CF4" w14:paraId="4D9C8B65" w14:textId="2D2F0794">
      <w:pPr>
        <w:spacing w:before="100" w:after="100"/>
      </w:pPr>
      <w:r w:rsidRPr="3F8D9CF4">
        <w:rPr>
          <w:rFonts w:ascii="Times New Roman" w:hAnsi="Times New Roman" w:eastAsia="Times New Roman" w:cs="Times New Roman"/>
          <w:sz w:val="24"/>
          <w:szCs w:val="24"/>
        </w:rPr>
        <w:t>After the data is cleaned and validated, it needs a permanent home.</w:t>
      </w:r>
    </w:p>
    <w:p w:rsidR="3F8D9CF4" w:rsidP="3F8D9CF4" w:rsidRDefault="3F8D9CF4" w14:paraId="461DE099" w14:textId="3A0B476E">
      <w:pPr>
        <w:spacing w:before="100" w:after="100"/>
      </w:pPr>
      <w:r w:rsidRPr="3F8D9CF4">
        <w:rPr>
          <w:rFonts w:ascii="Times New Roman" w:hAnsi="Times New Roman" w:eastAsia="Times New Roman" w:cs="Times New Roman"/>
          <w:b/>
          <w:bCs/>
          <w:sz w:val="24"/>
          <w:szCs w:val="24"/>
        </w:rPr>
        <w:t>Structure:</w:t>
      </w:r>
      <w:r w:rsidRPr="3F8D9CF4">
        <w:rPr>
          <w:rFonts w:ascii="Times New Roman" w:hAnsi="Times New Roman" w:eastAsia="Times New Roman" w:cs="Times New Roman"/>
          <w:sz w:val="24"/>
          <w:szCs w:val="24"/>
        </w:rPr>
        <w:t xml:space="preserve"> The extracted data is stored in a structured </w:t>
      </w:r>
      <w:r w:rsidRPr="3F8D9CF4">
        <w:rPr>
          <w:rFonts w:ascii="Times New Roman" w:hAnsi="Times New Roman" w:eastAsia="Times New Roman" w:cs="Times New Roman"/>
          <w:b/>
          <w:bCs/>
          <w:sz w:val="24"/>
          <w:szCs w:val="24"/>
        </w:rPr>
        <w:t>SQL database</w:t>
      </w:r>
      <w:r w:rsidRPr="3F8D9CF4">
        <w:rPr>
          <w:rFonts w:ascii="Times New Roman" w:hAnsi="Times New Roman" w:eastAsia="Times New Roman" w:cs="Times New Roman"/>
          <w:sz w:val="24"/>
          <w:szCs w:val="24"/>
        </w:rPr>
        <w:t>.</w:t>
      </w:r>
    </w:p>
    <w:p w:rsidR="3F8D9CF4" w:rsidP="3F8D9CF4" w:rsidRDefault="3F8D9CF4" w14:paraId="296EFFEC" w14:textId="6928E6C7">
      <w:pPr>
        <w:spacing w:before="100" w:after="100"/>
      </w:pPr>
      <w:r w:rsidRPr="3F8D9CF4">
        <w:rPr>
          <w:rFonts w:ascii="Times New Roman" w:hAnsi="Times New Roman" w:eastAsia="Times New Roman" w:cs="Times New Roman"/>
          <w:b/>
          <w:bCs/>
          <w:sz w:val="24"/>
          <w:szCs w:val="24"/>
        </w:rPr>
        <w:t>Searchability:</w:t>
      </w:r>
      <w:r w:rsidRPr="3F8D9CF4">
        <w:rPr>
          <w:rFonts w:ascii="Times New Roman" w:hAnsi="Times New Roman" w:eastAsia="Times New Roman" w:cs="Times New Roman"/>
          <w:sz w:val="24"/>
          <w:szCs w:val="24"/>
        </w:rPr>
        <w:t xml:space="preserve"> This allows users to query the data later, such as searching for all receipts from a specific "Vendor" or finding expenses within a certain date range or amount.</w:t>
      </w:r>
    </w:p>
    <w:p w:rsidR="3F8D9CF4" w:rsidP="3F8D9CF4" w:rsidRDefault="3F8D9CF4" w14:paraId="3C279DFB" w14:textId="20CCC90D">
      <w:pPr>
        <w:pStyle w:val="Heading3"/>
        <w:spacing w:before="100" w:after="100"/>
        <w:rPr>
          <w:rFonts w:ascii="Times New Roman" w:hAnsi="Times New Roman" w:eastAsia="Times New Roman" w:cs="Times New Roman"/>
          <w:b/>
          <w:bCs/>
          <w:color w:val="000000" w:themeColor="text1"/>
          <w:sz w:val="27"/>
          <w:szCs w:val="27"/>
        </w:rPr>
      </w:pPr>
      <w:r w:rsidRPr="3F8D9CF4">
        <w:rPr>
          <w:rFonts w:ascii="Times New Roman" w:hAnsi="Times New Roman" w:eastAsia="Times New Roman" w:cs="Times New Roman"/>
          <w:b/>
          <w:bCs/>
          <w:color w:val="000000" w:themeColor="text1"/>
          <w:sz w:val="27"/>
          <w:szCs w:val="27"/>
        </w:rPr>
        <w:t>5. Dashboard &amp; Reporting</w:t>
      </w:r>
    </w:p>
    <w:p w:rsidR="3F8D9CF4" w:rsidP="3F8D9CF4" w:rsidRDefault="3F8D9CF4" w14:paraId="51C7DACB" w14:textId="71F992E1">
      <w:pPr>
        <w:spacing w:before="100" w:after="100"/>
      </w:pPr>
      <w:r w:rsidRPr="3F8D9CF4">
        <w:rPr>
          <w:rFonts w:ascii="Times New Roman" w:hAnsi="Times New Roman" w:eastAsia="Times New Roman" w:cs="Times New Roman"/>
          <w:sz w:val="24"/>
          <w:szCs w:val="24"/>
        </w:rPr>
        <w:t>This is the user interface (UI) module where the user interacts with the system.</w:t>
      </w:r>
    </w:p>
    <w:p w:rsidR="3F8D9CF4" w:rsidP="3F8D9CF4" w:rsidRDefault="3F8D9CF4" w14:paraId="28C1005D" w14:textId="006868F4">
      <w:pPr>
        <w:spacing w:before="100" w:after="100"/>
      </w:pPr>
      <w:r w:rsidRPr="3F8D9CF4">
        <w:rPr>
          <w:rFonts w:ascii="Times New Roman" w:hAnsi="Times New Roman" w:eastAsia="Times New Roman" w:cs="Times New Roman"/>
          <w:b/>
          <w:bCs/>
          <w:sz w:val="24"/>
          <w:szCs w:val="24"/>
        </w:rPr>
        <w:t>Web Dashboard:</w:t>
      </w:r>
      <w:r w:rsidRPr="3F8D9CF4">
        <w:rPr>
          <w:rFonts w:ascii="Times New Roman" w:hAnsi="Times New Roman" w:eastAsia="Times New Roman" w:cs="Times New Roman"/>
          <w:sz w:val="24"/>
          <w:szCs w:val="24"/>
        </w:rPr>
        <w:t xml:space="preserve"> Built using </w:t>
      </w:r>
      <w:r w:rsidRPr="3F8D9CF4">
        <w:rPr>
          <w:rFonts w:ascii="Times New Roman" w:hAnsi="Times New Roman" w:eastAsia="Times New Roman" w:cs="Times New Roman"/>
          <w:b/>
          <w:bCs/>
          <w:sz w:val="24"/>
          <w:szCs w:val="24"/>
        </w:rPr>
        <w:t>Streamlit</w:t>
      </w:r>
      <w:r w:rsidRPr="3F8D9CF4">
        <w:rPr>
          <w:rFonts w:ascii="Times New Roman" w:hAnsi="Times New Roman" w:eastAsia="Times New Roman" w:cs="Times New Roman"/>
          <w:sz w:val="24"/>
          <w:szCs w:val="24"/>
        </w:rPr>
        <w:t xml:space="preserve"> or </w:t>
      </w:r>
      <w:r w:rsidRPr="3F8D9CF4">
        <w:rPr>
          <w:rFonts w:ascii="Times New Roman" w:hAnsi="Times New Roman" w:eastAsia="Times New Roman" w:cs="Times New Roman"/>
          <w:b/>
          <w:bCs/>
          <w:sz w:val="24"/>
          <w:szCs w:val="24"/>
        </w:rPr>
        <w:t>Flask</w:t>
      </w:r>
      <w:r w:rsidRPr="3F8D9CF4">
        <w:rPr>
          <w:rFonts w:ascii="Times New Roman" w:hAnsi="Times New Roman" w:eastAsia="Times New Roman" w:cs="Times New Roman"/>
          <w:sz w:val="24"/>
          <w:szCs w:val="24"/>
        </w:rPr>
        <w:t>, this interface allows users to upload files and manually review the extracted data.</w:t>
      </w:r>
    </w:p>
    <w:p w:rsidR="3F8D9CF4" w:rsidP="3F8D9CF4" w:rsidRDefault="3F8D9CF4" w14:paraId="72A6078D" w14:textId="216215CA">
      <w:pPr>
        <w:spacing w:before="100" w:after="100"/>
      </w:pPr>
      <w:r w:rsidRPr="3F8D9CF4">
        <w:rPr>
          <w:rFonts w:ascii="Times New Roman" w:hAnsi="Times New Roman" w:eastAsia="Times New Roman" w:cs="Times New Roman"/>
          <w:b/>
          <w:bCs/>
          <w:sz w:val="24"/>
          <w:szCs w:val="24"/>
        </w:rPr>
        <w:t>Exporting:</w:t>
      </w:r>
      <w:r w:rsidRPr="3F8D9CF4">
        <w:rPr>
          <w:rFonts w:ascii="Times New Roman" w:hAnsi="Times New Roman" w:eastAsia="Times New Roman" w:cs="Times New Roman"/>
          <w:sz w:val="24"/>
          <w:szCs w:val="24"/>
        </w:rPr>
        <w:t xml:space="preserve"> Users can download their data in </w:t>
      </w:r>
      <w:r w:rsidRPr="3F8D9CF4">
        <w:rPr>
          <w:rFonts w:ascii="Times New Roman" w:hAnsi="Times New Roman" w:eastAsia="Times New Roman" w:cs="Times New Roman"/>
          <w:b/>
          <w:bCs/>
          <w:sz w:val="24"/>
          <w:szCs w:val="24"/>
        </w:rPr>
        <w:t>CSV</w:t>
      </w:r>
      <w:r w:rsidRPr="3F8D9CF4">
        <w:rPr>
          <w:rFonts w:ascii="Times New Roman" w:hAnsi="Times New Roman" w:eastAsia="Times New Roman" w:cs="Times New Roman"/>
          <w:sz w:val="24"/>
          <w:szCs w:val="24"/>
        </w:rPr>
        <w:t xml:space="preserve"> or </w:t>
      </w:r>
      <w:r w:rsidRPr="3F8D9CF4">
        <w:rPr>
          <w:rFonts w:ascii="Times New Roman" w:hAnsi="Times New Roman" w:eastAsia="Times New Roman" w:cs="Times New Roman"/>
          <w:b/>
          <w:bCs/>
          <w:sz w:val="24"/>
          <w:szCs w:val="24"/>
        </w:rPr>
        <w:t>Excel</w:t>
      </w:r>
      <w:r w:rsidRPr="3F8D9CF4">
        <w:rPr>
          <w:rFonts w:ascii="Times New Roman" w:hAnsi="Times New Roman" w:eastAsia="Times New Roman" w:cs="Times New Roman"/>
          <w:sz w:val="24"/>
          <w:szCs w:val="24"/>
        </w:rPr>
        <w:t xml:space="preserve"> formats for use in other software.</w:t>
      </w:r>
    </w:p>
    <w:p w:rsidR="3F8D9CF4" w:rsidP="3F8D9CF4" w:rsidRDefault="3F8D9CF4" w14:paraId="5D464B96" w14:textId="6BECFE5A">
      <w:pPr>
        <w:spacing w:before="100" w:after="100"/>
      </w:pPr>
      <w:r w:rsidRPr="3F8D9CF4">
        <w:rPr>
          <w:rFonts w:ascii="Times New Roman" w:hAnsi="Times New Roman" w:eastAsia="Times New Roman" w:cs="Times New Roman"/>
          <w:b/>
          <w:bCs/>
          <w:sz w:val="24"/>
          <w:szCs w:val="24"/>
        </w:rPr>
        <w:t>Analytics:</w:t>
      </w:r>
      <w:r w:rsidRPr="3F8D9CF4">
        <w:rPr>
          <w:rFonts w:ascii="Times New Roman" w:hAnsi="Times New Roman" w:eastAsia="Times New Roman" w:cs="Times New Roman"/>
          <w:sz w:val="24"/>
          <w:szCs w:val="24"/>
        </w:rPr>
        <w:t xml:space="preserve"> The dashboard provides visual summaries, such as monthly spending trends or vendor-specific statistics.</w:t>
      </w:r>
    </w:p>
    <w:p w:rsidR="3F8D9CF4" w:rsidP="3F8D9CF4" w:rsidRDefault="3F8D9CF4" w14:paraId="7AF92F77" w14:textId="62A72CF2">
      <w:pPr>
        <w:spacing w:before="100" w:after="100"/>
        <w:rPr>
          <w:rFonts w:ascii="Times New Roman" w:hAnsi="Times New Roman" w:eastAsia="Times New Roman" w:cs="Times New Roman"/>
          <w:sz w:val="24"/>
          <w:szCs w:val="24"/>
        </w:rPr>
      </w:pPr>
    </w:p>
    <w:p w:rsidR="3F8D9CF4" w:rsidP="3F8D9CF4" w:rsidRDefault="3F8D9CF4" w14:paraId="1E8A54F5" w14:textId="59B0F770">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6. field_extractor.py</w:t>
      </w:r>
    </w:p>
    <w:p w:rsidR="3F8D9CF4" w:rsidP="3F8D9CF4" w:rsidRDefault="3F8D9CF4" w14:paraId="1CE2ABF9" w14:textId="16DB42BE">
      <w:pPr>
        <w:spacing w:before="240" w:after="240"/>
      </w:pPr>
      <w:r w:rsidRPr="3F8D9CF4">
        <w:rPr>
          <w:rFonts w:ascii="Times New Roman" w:hAnsi="Times New Roman" w:eastAsia="Times New Roman" w:cs="Times New Roman"/>
          <w:b/>
          <w:bCs/>
          <w:sz w:val="28"/>
          <w:szCs w:val="28"/>
        </w:rPr>
        <w:t>Purpose:</w:t>
      </w:r>
      <w:r w:rsidRPr="3F8D9CF4">
        <w:rPr>
          <w:rFonts w:ascii="Times New Roman" w:hAnsi="Times New Roman" w:eastAsia="Times New Roman" w:cs="Times New Roman"/>
          <w:sz w:val="24"/>
          <w:szCs w:val="24"/>
        </w:rPr>
        <w:t xml:space="preserve"> Deterministic Field Extraction (Regex + AI Fallback Support)</w:t>
      </w:r>
    </w:p>
    <w:p w:rsidR="3F8D9CF4" w:rsidP="3F8D9CF4" w:rsidRDefault="3F8D9CF4" w14:paraId="31ABBD5F" w14:textId="4FE7537E">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1CF1BEB8" w14:textId="72C18E3B">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Extract invoice number using regex</w:t>
      </w:r>
    </w:p>
    <w:p w:rsidR="3F8D9CF4" w:rsidP="3F8D9CF4" w:rsidRDefault="3F8D9CF4" w14:paraId="5B5981E1" w14:textId="11187FE8">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Extract dates (multiple formats)</w:t>
      </w:r>
    </w:p>
    <w:p w:rsidR="3F8D9CF4" w:rsidP="3F8D9CF4" w:rsidRDefault="3F8D9CF4" w14:paraId="16AB3D2F" w14:textId="55BB2359">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Extract subtotal, tax, total</w:t>
      </w:r>
    </w:p>
    <w:p w:rsidR="3F8D9CF4" w:rsidP="3F8D9CF4" w:rsidRDefault="3F8D9CF4" w14:paraId="285D35C0" w14:textId="16FCD5C3">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Extract currency symbols / ISO codes</w:t>
      </w:r>
    </w:p>
    <w:p w:rsidR="3F8D9CF4" w:rsidP="3F8D9CF4" w:rsidRDefault="3F8D9CF4" w14:paraId="4DC4E2B0" w14:textId="54CBE44A">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Extract line items (basic pattern detection)</w:t>
      </w:r>
    </w:p>
    <w:p w:rsidR="3F8D9CF4" w:rsidP="3F8D9CF4" w:rsidRDefault="3F8D9CF4" w14:paraId="7BFFD778" w14:textId="61CEBBA9">
      <w:pPr>
        <w:pStyle w:val="ListParagraph"/>
        <w:numPr>
          <w:ilvl w:val="0"/>
          <w:numId w:val="3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Recover weak or missing AI fields</w:t>
      </w:r>
    </w:p>
    <w:p w:rsidR="3F8D9CF4" w:rsidP="3F8D9CF4" w:rsidRDefault="3F8D9CF4" w14:paraId="129B5693" w14:textId="14EE623B">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7. vendor_identifier.py</w:t>
      </w:r>
    </w:p>
    <w:p w:rsidR="3F8D9CF4" w:rsidP="3F8D9CF4" w:rsidRDefault="3F8D9CF4" w14:paraId="5302CA34" w14:textId="41195BB3">
      <w:pPr>
        <w:spacing w:before="240" w:after="240"/>
      </w:pPr>
      <w:r w:rsidRPr="3F8D9CF4">
        <w:rPr>
          <w:rFonts w:ascii="Times New Roman" w:hAnsi="Times New Roman" w:eastAsia="Times New Roman" w:cs="Times New Roman"/>
          <w:b/>
          <w:bCs/>
          <w:sz w:val="28"/>
          <w:szCs w:val="28"/>
        </w:rPr>
        <w:t>Purpose:</w:t>
      </w:r>
      <w:r w:rsidRPr="3F8D9CF4">
        <w:rPr>
          <w:rFonts w:ascii="Times New Roman" w:hAnsi="Times New Roman" w:eastAsia="Times New Roman" w:cs="Times New Roman"/>
          <w:sz w:val="24"/>
          <w:szCs w:val="24"/>
        </w:rPr>
        <w:t xml:space="preserve"> NLP-Based Vendor Name Identification</w:t>
      </w:r>
    </w:p>
    <w:p w:rsidR="3F8D9CF4" w:rsidP="3F8D9CF4" w:rsidRDefault="3F8D9CF4" w14:paraId="0FF5AA6C" w14:textId="0339318C">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2BCC7DAF" w14:textId="180025F6">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Analyze OCR header text</w:t>
      </w:r>
    </w:p>
    <w:p w:rsidR="3F8D9CF4" w:rsidP="3F8D9CF4" w:rsidRDefault="3F8D9CF4" w14:paraId="070681A6" w14:textId="1E6C5A8A">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Use positional importance (top lines weighted higher)</w:t>
      </w:r>
    </w:p>
    <w:p w:rsidR="3F8D9CF4" w:rsidP="3F8D9CF4" w:rsidRDefault="3F8D9CF4" w14:paraId="533BC820" w14:textId="51B4AC43">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Use capitalization heuristics</w:t>
      </w:r>
    </w:p>
    <w:p w:rsidR="3F8D9CF4" w:rsidP="3F8D9CF4" w:rsidRDefault="3F8D9CF4" w14:paraId="61C93909" w14:textId="6FC4B0E5">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Remove keywords like INVOICE, TAX, BILL, RECEIPT</w:t>
      </w:r>
    </w:p>
    <w:p w:rsidR="3F8D9CF4" w:rsidP="3F8D9CF4" w:rsidRDefault="3F8D9CF4" w14:paraId="1935A135" w14:textId="6B77CA47">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Detect legal suffixes (LLC, LTD, PVT LTD, INC)</w:t>
      </w:r>
    </w:p>
    <w:p w:rsidR="3F8D9CF4" w:rsidP="3F8D9CF4" w:rsidRDefault="3F8D9CF4" w14:paraId="18048FA1" w14:textId="4AB33AC8">
      <w:pPr>
        <w:pStyle w:val="ListParagraph"/>
        <w:numPr>
          <w:ilvl w:val="0"/>
          <w:numId w:val="1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Use spaCy NER for ORGANIZATION entity detection</w:t>
      </w:r>
    </w:p>
    <w:p w:rsidR="3F8D9CF4" w:rsidP="3F8D9CF4" w:rsidRDefault="3F8D9CF4" w14:paraId="087EE065" w14:textId="0E01B53C">
      <w:pPr>
        <w:spacing w:before="240" w:after="240"/>
        <w:rPr>
          <w:rFonts w:ascii="Times New Roman" w:hAnsi="Times New Roman" w:eastAsia="Times New Roman" w:cs="Times New Roman"/>
          <w:sz w:val="24"/>
          <w:szCs w:val="24"/>
        </w:rPr>
      </w:pPr>
    </w:p>
    <w:p w:rsidR="3F8D9CF4" w:rsidP="3F8D9CF4" w:rsidRDefault="3F8D9CF4" w14:paraId="5AA8739B" w14:textId="62B1336B">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8. normalization.py</w:t>
      </w:r>
    </w:p>
    <w:p w:rsidR="3F8D9CF4" w:rsidP="3F8D9CF4" w:rsidRDefault="3F8D9CF4" w14:paraId="614A3710" w14:textId="6A58AEE1">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Structured Data Normalization &amp; Standardization</w:t>
      </w:r>
    </w:p>
    <w:p w:rsidR="3F8D9CF4" w:rsidP="3F8D9CF4" w:rsidRDefault="3F8D9CF4" w14:paraId="7E977990" w14:textId="70A75DC2">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587BF434" w14:textId="3E9C2C74">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Convert all text to uppercase</w:t>
      </w:r>
    </w:p>
    <w:p w:rsidR="3F8D9CF4" w:rsidP="3F8D9CF4" w:rsidRDefault="3F8D9CF4" w14:paraId="62FEDAAA" w14:textId="10878ED4">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Convert date formats → ISO 8601 (</w:t>
      </w:r>
      <w:r w:rsidRPr="3F8D9CF4">
        <w:rPr>
          <w:rFonts w:ascii="Consolas" w:hAnsi="Consolas" w:eastAsia="Consolas" w:cs="Consolas"/>
          <w:sz w:val="24"/>
          <w:szCs w:val="24"/>
        </w:rPr>
        <w:t>YYYY-MM-DD</w:t>
      </w:r>
      <w:r w:rsidRPr="3F8D9CF4">
        <w:rPr>
          <w:rFonts w:ascii="Times New Roman" w:hAnsi="Times New Roman" w:eastAsia="Times New Roman" w:cs="Times New Roman"/>
          <w:sz w:val="24"/>
          <w:szCs w:val="24"/>
        </w:rPr>
        <w:t>)</w:t>
      </w:r>
    </w:p>
    <w:p w:rsidR="3F8D9CF4" w:rsidP="3F8D9CF4" w:rsidRDefault="3F8D9CF4" w14:paraId="41FBEE65" w14:textId="0B649CFA">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Enforce numeric type safety</w:t>
      </w:r>
    </w:p>
    <w:p w:rsidR="3F8D9CF4" w:rsidP="3F8D9CF4" w:rsidRDefault="3F8D9CF4" w14:paraId="4AD60053" w14:textId="29C45683">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Trim long strings</w:t>
      </w:r>
    </w:p>
    <w:p w:rsidR="3F8D9CF4" w:rsidP="3F8D9CF4" w:rsidRDefault="3F8D9CF4" w14:paraId="464FACE6" w14:textId="4BDD6C10">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Apply default values for missing fields</w:t>
      </w:r>
    </w:p>
    <w:p w:rsidR="3F8D9CF4" w:rsidP="3F8D9CF4" w:rsidRDefault="3F8D9CF4" w14:paraId="75AF3E7B" w14:textId="7BA7BD67">
      <w:pPr>
        <w:pStyle w:val="ListParagraph"/>
        <w:numPr>
          <w:ilvl w:val="0"/>
          <w:numId w:val="3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Format currency fields safely</w:t>
      </w:r>
    </w:p>
    <w:p w:rsidR="3F8D9CF4" w:rsidP="3F8D9CF4" w:rsidRDefault="3F8D9CF4" w14:paraId="6C2605A6" w14:textId="2703D44A">
      <w:pPr>
        <w:spacing w:before="299" w:after="299"/>
        <w:rPr>
          <w:rFonts w:ascii="Consolas" w:hAnsi="Consolas" w:eastAsia="Consolas" w:cs="Consolas"/>
          <w:b/>
          <w:bCs/>
          <w:sz w:val="28"/>
          <w:szCs w:val="28"/>
        </w:rPr>
      </w:pPr>
      <w:r w:rsidRPr="3F8D9CF4">
        <w:rPr>
          <w:rFonts w:ascii="Consolas" w:hAnsi="Consolas" w:eastAsia="Consolas" w:cs="Consolas"/>
          <w:b/>
          <w:bCs/>
          <w:sz w:val="28"/>
          <w:szCs w:val="28"/>
        </w:rPr>
        <w:t>9. currency_converter.py</w:t>
      </w:r>
    </w:p>
    <w:p w:rsidR="3F8D9CF4" w:rsidP="3F8D9CF4" w:rsidRDefault="3F8D9CF4" w14:paraId="156D4D54" w14:textId="42611236">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Multi-Currency Handling &amp; USD Standardization</w:t>
      </w:r>
    </w:p>
    <w:p w:rsidR="3F8D9CF4" w:rsidP="3F8D9CF4" w:rsidRDefault="3F8D9CF4" w14:paraId="7ACD72DF" w14:textId="3EC62CF9">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18FA4B9E" w14:textId="5C425348">
      <w:pPr>
        <w:pStyle w:val="ListParagraph"/>
        <w:numPr>
          <w:ilvl w:val="0"/>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Detect currency from symbol/code</w:t>
      </w:r>
    </w:p>
    <w:p w:rsidR="3F8D9CF4" w:rsidP="3F8D9CF4" w:rsidRDefault="3F8D9CF4" w14:paraId="2866EC64" w14:textId="081E7272">
      <w:pPr>
        <w:pStyle w:val="ListParagraph"/>
        <w:numPr>
          <w:ilvl w:val="0"/>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Convert all amounts → USD</w:t>
      </w:r>
    </w:p>
    <w:p w:rsidR="3F8D9CF4" w:rsidP="3F8D9CF4" w:rsidRDefault="3F8D9CF4" w14:paraId="4E8A7C46" w14:textId="52905A81">
      <w:pPr>
        <w:pStyle w:val="ListParagraph"/>
        <w:numPr>
          <w:ilvl w:val="0"/>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Store:</w:t>
      </w:r>
    </w:p>
    <w:p w:rsidR="3F8D9CF4" w:rsidP="3F8D9CF4" w:rsidRDefault="3F8D9CF4" w14:paraId="24343BF9" w14:textId="732810D4">
      <w:pPr>
        <w:pStyle w:val="ListParagraph"/>
        <w:numPr>
          <w:ilvl w:val="1"/>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Original amount</w:t>
      </w:r>
    </w:p>
    <w:p w:rsidR="3F8D9CF4" w:rsidP="3F8D9CF4" w:rsidRDefault="3F8D9CF4" w14:paraId="28FBD8E9" w14:textId="10515782">
      <w:pPr>
        <w:pStyle w:val="ListParagraph"/>
        <w:numPr>
          <w:ilvl w:val="1"/>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Original currency</w:t>
      </w:r>
    </w:p>
    <w:p w:rsidR="3F8D9CF4" w:rsidP="3F8D9CF4" w:rsidRDefault="3F8D9CF4" w14:paraId="705958C8" w14:textId="6C8727F2">
      <w:pPr>
        <w:pStyle w:val="ListParagraph"/>
        <w:numPr>
          <w:ilvl w:val="1"/>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Exchange rate used</w:t>
      </w:r>
    </w:p>
    <w:p w:rsidR="3F8D9CF4" w:rsidP="3F8D9CF4" w:rsidRDefault="3F8D9CF4" w14:paraId="0BC09BDC" w14:textId="71F60EB0">
      <w:pPr>
        <w:pStyle w:val="ListParagraph"/>
        <w:numPr>
          <w:ilvl w:val="1"/>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USD converted value</w:t>
      </w:r>
    </w:p>
    <w:p w:rsidR="3F8D9CF4" w:rsidP="3F8D9CF4" w:rsidRDefault="3F8D9CF4" w14:paraId="10560281" w14:textId="281A80FF">
      <w:pPr>
        <w:pStyle w:val="ListParagraph"/>
        <w:numPr>
          <w:ilvl w:val="0"/>
          <w:numId w:val="6"/>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Preserve audit transparency</w:t>
      </w:r>
    </w:p>
    <w:p w:rsidR="3F8D9CF4" w:rsidP="3F8D9CF4" w:rsidRDefault="3F8D9CF4" w14:paraId="3A6F6814" w14:textId="6B694F94">
      <w:pPr>
        <w:spacing w:before="240" w:after="240"/>
        <w:rPr>
          <w:rFonts w:ascii="Times New Roman" w:hAnsi="Times New Roman" w:eastAsia="Times New Roman" w:cs="Times New Roman"/>
          <w:sz w:val="24"/>
          <w:szCs w:val="24"/>
        </w:rPr>
      </w:pPr>
    </w:p>
    <w:p w:rsidR="3F8D9CF4" w:rsidP="3F8D9CF4" w:rsidRDefault="3F8D9CF4" w14:paraId="3E15A80E" w14:textId="2AE6AB71">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10. amount_validator.py</w:t>
      </w:r>
    </w:p>
    <w:p w:rsidR="3F8D9CF4" w:rsidP="3F8D9CF4" w:rsidRDefault="3F8D9CF4" w14:paraId="4FDF8F7B" w14:textId="03E0FFBC">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Robust Amount Validation Engine</w:t>
      </w:r>
    </w:p>
    <w:p w:rsidR="3F8D9CF4" w:rsidP="3F8D9CF4" w:rsidRDefault="3F8D9CF4" w14:paraId="02866CAF" w14:textId="7C6633B4">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697F3BB4" w14:textId="26FE8E64">
      <w:pPr>
        <w:pStyle w:val="ListParagraph"/>
        <w:numPr>
          <w:ilvl w:val="0"/>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Validate:</w:t>
      </w:r>
    </w:p>
    <w:p w:rsidR="3F8D9CF4" w:rsidP="3F8D9CF4" w:rsidRDefault="3F8D9CF4" w14:paraId="04FCB5BF" w14:textId="3CA6925D">
      <w:pPr>
        <w:pStyle w:val="ListParagraph"/>
        <w:numPr>
          <w:ilvl w:val="1"/>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Subtotal + Tax = Total</w:t>
      </w:r>
    </w:p>
    <w:p w:rsidR="3F8D9CF4" w:rsidP="3F8D9CF4" w:rsidRDefault="3F8D9CF4" w14:paraId="5FDE8B59" w14:textId="1468BBB1">
      <w:pPr>
        <w:pStyle w:val="ListParagraph"/>
        <w:numPr>
          <w:ilvl w:val="0"/>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Support:</w:t>
      </w:r>
    </w:p>
    <w:p w:rsidR="3F8D9CF4" w:rsidP="3F8D9CF4" w:rsidRDefault="3F8D9CF4" w14:paraId="41B8AD56" w14:textId="751F5B8D">
      <w:pPr>
        <w:pStyle w:val="ListParagraph"/>
        <w:numPr>
          <w:ilvl w:val="1"/>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Tax-inclusive models</w:t>
      </w:r>
    </w:p>
    <w:p w:rsidR="3F8D9CF4" w:rsidP="3F8D9CF4" w:rsidRDefault="3F8D9CF4" w14:paraId="7625BEE1" w14:textId="7D06D59F">
      <w:pPr>
        <w:pStyle w:val="ListParagraph"/>
        <w:numPr>
          <w:ilvl w:val="1"/>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Tax-exclusive models</w:t>
      </w:r>
    </w:p>
    <w:p w:rsidR="3F8D9CF4" w:rsidP="3F8D9CF4" w:rsidRDefault="3F8D9CF4" w14:paraId="709AD11F" w14:textId="3BB2334A">
      <w:pPr>
        <w:pStyle w:val="ListParagraph"/>
        <w:numPr>
          <w:ilvl w:val="0"/>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Allow tolerance for OCR rounding errors</w:t>
      </w:r>
    </w:p>
    <w:p w:rsidR="3F8D9CF4" w:rsidP="3F8D9CF4" w:rsidRDefault="3F8D9CF4" w14:paraId="4A0D1545" w14:textId="68C29F61">
      <w:pPr>
        <w:pStyle w:val="ListParagraph"/>
        <w:numPr>
          <w:ilvl w:val="0"/>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Generate warnings instead of blocking</w:t>
      </w:r>
    </w:p>
    <w:p w:rsidR="3F8D9CF4" w:rsidP="3F8D9CF4" w:rsidRDefault="3F8D9CF4" w14:paraId="2E926643" w14:textId="5D066DB0">
      <w:pPr>
        <w:pStyle w:val="ListParagraph"/>
        <w:numPr>
          <w:ilvl w:val="0"/>
          <w:numId w:val="3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Detect financial inconsistencies</w:t>
      </w:r>
    </w:p>
    <w:p w:rsidR="3F8D9CF4" w:rsidP="3F8D9CF4" w:rsidRDefault="3F8D9CF4" w14:paraId="3BF7F0F3" w14:textId="73233463">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Output:</w:t>
      </w:r>
    </w:p>
    <w:p w:rsidR="3F8D9CF4" w:rsidP="3F8D9CF4" w:rsidRDefault="3F8D9CF4" w14:paraId="076C5E29" w14:textId="20F24700">
      <w:pPr>
        <w:pStyle w:val="ListParagraph"/>
        <w:numPr>
          <w:ilvl w:val="0"/>
          <w:numId w:val="30"/>
        </w:numPr>
        <w:spacing w:before="240" w:after="240"/>
        <w:rPr>
          <w:rFonts w:ascii="Consolas" w:hAnsi="Consolas" w:eastAsia="Consolas" w:cs="Consolas"/>
          <w:sz w:val="24"/>
          <w:szCs w:val="24"/>
        </w:rPr>
      </w:pPr>
      <w:r w:rsidRPr="3F8D9CF4">
        <w:rPr>
          <w:rFonts w:ascii="Consolas" w:hAnsi="Consolas" w:eastAsia="Consolas" w:cs="Consolas"/>
          <w:sz w:val="24"/>
          <w:szCs w:val="24"/>
        </w:rPr>
        <w:t>is_valid</w:t>
      </w:r>
    </w:p>
    <w:p w:rsidR="3F8D9CF4" w:rsidP="3F8D9CF4" w:rsidRDefault="3F8D9CF4" w14:paraId="70BDC94E" w14:textId="1C14B2A4">
      <w:pPr>
        <w:pStyle w:val="ListParagraph"/>
        <w:numPr>
          <w:ilvl w:val="0"/>
          <w:numId w:val="30"/>
        </w:numPr>
        <w:spacing w:before="240" w:after="240"/>
        <w:rPr>
          <w:rFonts w:ascii="Consolas" w:hAnsi="Consolas" w:eastAsia="Consolas" w:cs="Consolas"/>
          <w:sz w:val="24"/>
          <w:szCs w:val="24"/>
        </w:rPr>
      </w:pPr>
      <w:r w:rsidRPr="3F8D9CF4">
        <w:rPr>
          <w:rFonts w:ascii="Consolas" w:hAnsi="Consolas" w:eastAsia="Consolas" w:cs="Consolas"/>
          <w:sz w:val="24"/>
          <w:szCs w:val="24"/>
        </w:rPr>
        <w:t>warning_messages</w:t>
      </w:r>
    </w:p>
    <w:p w:rsidR="3F8D9CF4" w:rsidP="3F8D9CF4" w:rsidRDefault="3F8D9CF4" w14:paraId="4834D864" w14:textId="7B68A9B0">
      <w:pPr>
        <w:pStyle w:val="ListParagraph"/>
        <w:numPr>
          <w:ilvl w:val="0"/>
          <w:numId w:val="30"/>
        </w:numPr>
        <w:spacing w:before="240" w:after="240"/>
        <w:rPr>
          <w:rFonts w:ascii="Consolas" w:hAnsi="Consolas" w:eastAsia="Consolas" w:cs="Consolas"/>
          <w:sz w:val="24"/>
          <w:szCs w:val="24"/>
        </w:rPr>
      </w:pPr>
      <w:r w:rsidRPr="3F8D9CF4">
        <w:rPr>
          <w:rFonts w:ascii="Consolas" w:hAnsi="Consolas" w:eastAsia="Consolas" w:cs="Consolas"/>
          <w:sz w:val="24"/>
          <w:szCs w:val="24"/>
        </w:rPr>
        <w:t>validation_confidence</w:t>
      </w:r>
    </w:p>
    <w:p w:rsidR="3F8D9CF4" w:rsidP="3F8D9CF4" w:rsidRDefault="3F8D9CF4" w14:paraId="40263E57" w14:textId="75F0149D"/>
    <w:p w:rsidR="3F8D9CF4" w:rsidP="3F8D9CF4" w:rsidRDefault="3F8D9CF4" w14:paraId="3251B7CE" w14:textId="2D48F1DE">
      <w:pPr>
        <w:pStyle w:val="Heading2"/>
        <w:spacing w:before="299" w:after="299"/>
        <w:rPr>
          <w:rFonts w:ascii="Consolas" w:hAnsi="Consolas" w:eastAsia="Consolas" w:cs="Consolas"/>
          <w:b/>
          <w:bCs/>
          <w:color w:val="000000" w:themeColor="text1"/>
          <w:sz w:val="28"/>
          <w:szCs w:val="28"/>
        </w:rPr>
      </w:pPr>
      <w:r w:rsidRPr="3F8D9CF4">
        <w:rPr>
          <w:rFonts w:ascii="Times New Roman" w:hAnsi="Times New Roman" w:eastAsia="Times New Roman" w:cs="Times New Roman"/>
          <w:b/>
          <w:bCs/>
          <w:color w:val="000000" w:themeColor="text1"/>
          <w:sz w:val="28"/>
          <w:szCs w:val="28"/>
        </w:rPr>
        <w:t xml:space="preserve">11. </w:t>
      </w:r>
      <w:r w:rsidRPr="3F8D9CF4">
        <w:rPr>
          <w:rFonts w:ascii="Consolas" w:hAnsi="Consolas" w:eastAsia="Consolas" w:cs="Consolas"/>
          <w:b/>
          <w:bCs/>
          <w:color w:val="000000" w:themeColor="text1"/>
          <w:sz w:val="28"/>
          <w:szCs w:val="28"/>
        </w:rPr>
        <w:t>duplicate_detector.py</w:t>
      </w:r>
    </w:p>
    <w:p w:rsidR="3F8D9CF4" w:rsidP="3F8D9CF4" w:rsidRDefault="3F8D9CF4" w14:paraId="568FE649" w14:textId="1694DCD1">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Logical Duplicate Detection</w:t>
      </w:r>
    </w:p>
    <w:p w:rsidR="3F8D9CF4" w:rsidP="3F8D9CF4" w:rsidRDefault="3F8D9CF4" w14:paraId="2E3893AB" w14:textId="7CFE30BF">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6CC67113" w14:textId="47DB5DA2">
      <w:pPr>
        <w:pStyle w:val="ListParagraph"/>
        <w:numPr>
          <w:ilvl w:val="0"/>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Generate business-key hash:</w:t>
      </w:r>
    </w:p>
    <w:p w:rsidR="3F8D9CF4" w:rsidP="3F8D9CF4" w:rsidRDefault="3F8D9CF4" w14:paraId="030B2485" w14:textId="71DE4042">
      <w:pPr>
        <w:pStyle w:val="ListParagraph"/>
        <w:numPr>
          <w:ilvl w:val="1"/>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Vendor</w:t>
      </w:r>
    </w:p>
    <w:p w:rsidR="3F8D9CF4" w:rsidP="3F8D9CF4" w:rsidRDefault="3F8D9CF4" w14:paraId="0C16F9D0" w14:textId="06A802B1">
      <w:pPr>
        <w:pStyle w:val="ListParagraph"/>
        <w:numPr>
          <w:ilvl w:val="1"/>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Invoice number</w:t>
      </w:r>
    </w:p>
    <w:p w:rsidR="3F8D9CF4" w:rsidP="3F8D9CF4" w:rsidRDefault="3F8D9CF4" w14:paraId="43DAE717" w14:textId="510F8474">
      <w:pPr>
        <w:pStyle w:val="ListParagraph"/>
        <w:numPr>
          <w:ilvl w:val="1"/>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Date</w:t>
      </w:r>
    </w:p>
    <w:p w:rsidR="3F8D9CF4" w:rsidP="3F8D9CF4" w:rsidRDefault="3F8D9CF4" w14:paraId="438C370E" w14:textId="71B65651">
      <w:pPr>
        <w:pStyle w:val="ListParagraph"/>
        <w:numPr>
          <w:ilvl w:val="1"/>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Total</w:t>
      </w:r>
    </w:p>
    <w:p w:rsidR="3F8D9CF4" w:rsidP="3F8D9CF4" w:rsidRDefault="3F8D9CF4" w14:paraId="146A5953" w14:textId="3B53EE5C">
      <w:pPr>
        <w:pStyle w:val="ListParagraph"/>
        <w:numPr>
          <w:ilvl w:val="0"/>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Compare against DB entries</w:t>
      </w:r>
    </w:p>
    <w:p w:rsidR="3F8D9CF4" w:rsidP="3F8D9CF4" w:rsidRDefault="3F8D9CF4" w14:paraId="5B63B77C" w14:textId="4B0C3EB2">
      <w:pPr>
        <w:pStyle w:val="ListParagraph"/>
        <w:numPr>
          <w:ilvl w:val="0"/>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Detect duplicates across different file uploads</w:t>
      </w:r>
    </w:p>
    <w:p w:rsidR="3F8D9CF4" w:rsidP="3F8D9CF4" w:rsidRDefault="3F8D9CF4" w14:paraId="24118F79" w14:textId="13525EDE">
      <w:pPr>
        <w:pStyle w:val="ListParagraph"/>
        <w:numPr>
          <w:ilvl w:val="0"/>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Prevent double storage</w:t>
      </w:r>
    </w:p>
    <w:p w:rsidR="3F8D9CF4" w:rsidP="3F8D9CF4" w:rsidRDefault="3F8D9CF4" w14:paraId="6D5A37C8" w14:textId="04336CFA">
      <w:pPr>
        <w:pStyle w:val="ListParagraph"/>
        <w:numPr>
          <w:ilvl w:val="0"/>
          <w:numId w:val="1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No schema modification required</w:t>
      </w:r>
    </w:p>
    <w:p w:rsidR="3F8D9CF4" w:rsidP="3F8D9CF4" w:rsidRDefault="3F8D9CF4" w14:paraId="016C90AB" w14:textId="52FE3204">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Key Technologies:</w:t>
      </w:r>
    </w:p>
    <w:p w:rsidR="3F8D9CF4" w:rsidP="3F8D9CF4" w:rsidRDefault="3F8D9CF4" w14:paraId="44A1F353" w14:textId="69843B40">
      <w:pPr>
        <w:pStyle w:val="ListParagraph"/>
        <w:numPr>
          <w:ilvl w:val="0"/>
          <w:numId w:val="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SHA256 hashing</w:t>
      </w:r>
    </w:p>
    <w:p w:rsidR="3F8D9CF4" w:rsidP="3F8D9CF4" w:rsidRDefault="3F8D9CF4" w14:paraId="5212876B" w14:textId="573235BF">
      <w:pPr>
        <w:pStyle w:val="ListParagraph"/>
        <w:numPr>
          <w:ilvl w:val="0"/>
          <w:numId w:val="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SQLite lookup queries</w:t>
      </w:r>
    </w:p>
    <w:p w:rsidR="3F8D9CF4" w:rsidP="3F8D9CF4" w:rsidRDefault="3F8D9CF4" w14:paraId="7DBFE90A" w14:textId="78CE7E64"/>
    <w:p w:rsidR="3F8D9CF4" w:rsidP="3F8D9CF4" w:rsidRDefault="3F8D9CF4" w14:paraId="4B08EAE6" w14:textId="2C525E2E">
      <w:pPr>
        <w:pStyle w:val="Heading2"/>
        <w:spacing w:before="299" w:after="299"/>
        <w:rPr>
          <w:rFonts w:ascii="Consolas" w:hAnsi="Consolas" w:eastAsia="Consolas" w:cs="Consolas"/>
          <w:b/>
          <w:bCs/>
          <w:color w:val="000000" w:themeColor="text1"/>
          <w:sz w:val="28"/>
          <w:szCs w:val="28"/>
        </w:rPr>
      </w:pPr>
      <w:r w:rsidRPr="3F8D9CF4">
        <w:rPr>
          <w:rFonts w:ascii="Times New Roman" w:hAnsi="Times New Roman" w:eastAsia="Times New Roman" w:cs="Times New Roman"/>
          <w:b/>
          <w:bCs/>
          <w:color w:val="000000" w:themeColor="text1"/>
          <w:sz w:val="28"/>
          <w:szCs w:val="28"/>
        </w:rPr>
        <w:t xml:space="preserve">1️2. </w:t>
      </w:r>
      <w:r w:rsidRPr="3F8D9CF4">
        <w:rPr>
          <w:rFonts w:ascii="Consolas" w:hAnsi="Consolas" w:eastAsia="Consolas" w:cs="Consolas"/>
          <w:b/>
          <w:bCs/>
          <w:color w:val="000000" w:themeColor="text1"/>
          <w:sz w:val="28"/>
          <w:szCs w:val="28"/>
        </w:rPr>
        <w:t>confidence_scorer.py</w:t>
      </w:r>
    </w:p>
    <w:p w:rsidR="3F8D9CF4" w:rsidP="3F8D9CF4" w:rsidRDefault="3F8D9CF4" w14:paraId="2FEFA375" w14:textId="1CA93DBB">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OCR &amp; AI Confidence Scoring</w:t>
      </w:r>
    </w:p>
    <w:p w:rsidR="3F8D9CF4" w:rsidP="3F8D9CF4" w:rsidRDefault="3F8D9CF4" w14:paraId="343D3E21" w14:textId="6A31EF14">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533CE323" w14:textId="1A83552A">
      <w:pPr>
        <w:pStyle w:val="ListParagraph"/>
        <w:numPr>
          <w:ilvl w:val="0"/>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Evaluate:</w:t>
      </w:r>
    </w:p>
    <w:p w:rsidR="3F8D9CF4" w:rsidP="3F8D9CF4" w:rsidRDefault="3F8D9CF4" w14:paraId="08E53A4B" w14:textId="1A9EF236">
      <w:pPr>
        <w:pStyle w:val="ListParagraph"/>
        <w:numPr>
          <w:ilvl w:val="1"/>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OCR confidence %</w:t>
      </w:r>
    </w:p>
    <w:p w:rsidR="3F8D9CF4" w:rsidP="3F8D9CF4" w:rsidRDefault="3F8D9CF4" w14:paraId="6FB67310" w14:textId="23A3DDD3">
      <w:pPr>
        <w:pStyle w:val="ListParagraph"/>
        <w:numPr>
          <w:ilvl w:val="1"/>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Missing fields</w:t>
      </w:r>
    </w:p>
    <w:p w:rsidR="3F8D9CF4" w:rsidP="3F8D9CF4" w:rsidRDefault="3F8D9CF4" w14:paraId="72E025A4" w14:textId="32F16A3E">
      <w:pPr>
        <w:pStyle w:val="ListParagraph"/>
        <w:numPr>
          <w:ilvl w:val="1"/>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AI output completeness</w:t>
      </w:r>
    </w:p>
    <w:p w:rsidR="3F8D9CF4" w:rsidP="3F8D9CF4" w:rsidRDefault="3F8D9CF4" w14:paraId="0CB7AB10" w14:textId="6D06BBB8">
      <w:pPr>
        <w:pStyle w:val="ListParagraph"/>
        <w:numPr>
          <w:ilvl w:val="0"/>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Assign:</w:t>
      </w:r>
    </w:p>
    <w:p w:rsidR="3F8D9CF4" w:rsidP="3F8D9CF4" w:rsidRDefault="3F8D9CF4" w14:paraId="1B2C2743" w14:textId="1BB7DD80">
      <w:pPr>
        <w:pStyle w:val="ListParagraph"/>
        <w:numPr>
          <w:ilvl w:val="1"/>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High / Medium / Low confidence</w:t>
      </w:r>
    </w:p>
    <w:p w:rsidR="3F8D9CF4" w:rsidP="3F8D9CF4" w:rsidRDefault="3F8D9CF4" w14:paraId="61507ECA" w14:textId="3328C63C">
      <w:pPr>
        <w:pStyle w:val="ListParagraph"/>
        <w:numPr>
          <w:ilvl w:val="0"/>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Flag low confidence for review</w:t>
      </w:r>
    </w:p>
    <w:p w:rsidR="3F8D9CF4" w:rsidP="3F8D9CF4" w:rsidRDefault="3F8D9CF4" w14:paraId="67AFCBDB" w14:textId="4AB0B9BA">
      <w:pPr>
        <w:pStyle w:val="ListParagraph"/>
        <w:numPr>
          <w:ilvl w:val="0"/>
          <w:numId w:val="4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Trigger fallback extraction if needed</w:t>
      </w:r>
    </w:p>
    <w:p w:rsidR="3F8D9CF4" w:rsidP="3F8D9CF4" w:rsidRDefault="3F8D9CF4" w14:paraId="55225976" w14:textId="558888DE"/>
    <w:p w:rsidR="3F8D9CF4" w:rsidP="3F8D9CF4" w:rsidRDefault="3F8D9CF4" w14:paraId="3870AC2D" w14:textId="3169DFE3">
      <w:pPr>
        <w:pStyle w:val="Heading2"/>
        <w:spacing w:before="299" w:after="299"/>
        <w:rPr>
          <w:rFonts w:ascii="Consolas" w:hAnsi="Consolas" w:eastAsia="Consolas" w:cs="Consolas"/>
          <w:b/>
          <w:bCs/>
          <w:color w:val="000000" w:themeColor="text1"/>
          <w:sz w:val="28"/>
          <w:szCs w:val="28"/>
        </w:rPr>
      </w:pPr>
      <w:r w:rsidRPr="3F8D9CF4">
        <w:rPr>
          <w:rFonts w:ascii="Times New Roman" w:hAnsi="Times New Roman" w:eastAsia="Times New Roman" w:cs="Times New Roman"/>
          <w:b/>
          <w:bCs/>
          <w:color w:val="000000" w:themeColor="text1"/>
          <w:sz w:val="28"/>
          <w:szCs w:val="28"/>
        </w:rPr>
        <w:t xml:space="preserve">1️3. </w:t>
      </w:r>
      <w:r w:rsidRPr="3F8D9CF4">
        <w:rPr>
          <w:rFonts w:ascii="Consolas" w:hAnsi="Consolas" w:eastAsia="Consolas" w:cs="Consolas"/>
          <w:b/>
          <w:bCs/>
          <w:color w:val="000000" w:themeColor="text1"/>
          <w:sz w:val="28"/>
          <w:szCs w:val="28"/>
        </w:rPr>
        <w:t>validation_controller.py</w:t>
      </w:r>
    </w:p>
    <w:p w:rsidR="3F8D9CF4" w:rsidP="3F8D9CF4" w:rsidRDefault="3F8D9CF4" w14:paraId="28DEC031" w14:textId="5A2637F8">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Central Validation &amp; Feedback Manager</w:t>
      </w:r>
    </w:p>
    <w:p w:rsidR="3F8D9CF4" w:rsidP="3F8D9CF4" w:rsidRDefault="3F8D9CF4" w14:paraId="77E277B4" w14:textId="1EF56C2E">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3E6FCB72" w14:textId="6B3D46CB">
      <w:pPr>
        <w:pStyle w:val="ListParagraph"/>
        <w:numPr>
          <w:ilvl w:val="0"/>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Coordinate:</w:t>
      </w:r>
    </w:p>
    <w:p w:rsidR="3F8D9CF4" w:rsidP="3F8D9CF4" w:rsidRDefault="3F8D9CF4" w14:paraId="34C77343" w14:textId="3A0F1347">
      <w:pPr>
        <w:pStyle w:val="ListParagraph"/>
        <w:numPr>
          <w:ilvl w:val="1"/>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Amount validation</w:t>
      </w:r>
    </w:p>
    <w:p w:rsidR="3F8D9CF4" w:rsidP="3F8D9CF4" w:rsidRDefault="3F8D9CF4" w14:paraId="12E877F9" w14:textId="170BA95F">
      <w:pPr>
        <w:pStyle w:val="ListParagraph"/>
        <w:numPr>
          <w:ilvl w:val="1"/>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Duplicate detection</w:t>
      </w:r>
    </w:p>
    <w:p w:rsidR="3F8D9CF4" w:rsidP="3F8D9CF4" w:rsidRDefault="3F8D9CF4" w14:paraId="2D03D0E1" w14:textId="20B24433">
      <w:pPr>
        <w:pStyle w:val="ListParagraph"/>
        <w:numPr>
          <w:ilvl w:val="1"/>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Missing field checks</w:t>
      </w:r>
    </w:p>
    <w:p w:rsidR="3F8D9CF4" w:rsidP="3F8D9CF4" w:rsidRDefault="3F8D9CF4" w14:paraId="3B76F54B" w14:textId="3C32E080">
      <w:pPr>
        <w:pStyle w:val="ListParagraph"/>
        <w:numPr>
          <w:ilvl w:val="0"/>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Collect warnings</w:t>
      </w:r>
    </w:p>
    <w:p w:rsidR="3F8D9CF4" w:rsidP="3F8D9CF4" w:rsidRDefault="3F8D9CF4" w14:paraId="53457E7E" w14:textId="4A02388F">
      <w:pPr>
        <w:pStyle w:val="ListParagraph"/>
        <w:numPr>
          <w:ilvl w:val="0"/>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Pass feedback to UI</w:t>
      </w:r>
    </w:p>
    <w:p w:rsidR="3F8D9CF4" w:rsidP="3F8D9CF4" w:rsidRDefault="3F8D9CF4" w14:paraId="7D1DE7F0" w14:textId="6F4D138F">
      <w:pPr>
        <w:pStyle w:val="ListParagraph"/>
        <w:numPr>
          <w:ilvl w:val="0"/>
          <w:numId w:val="2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Ensure non-disruptive user experience</w:t>
      </w:r>
    </w:p>
    <w:p w:rsidR="3F8D9CF4" w:rsidP="3F8D9CF4" w:rsidRDefault="3F8D9CF4" w14:paraId="7F9B9930" w14:textId="17D18AF3"/>
    <w:p w:rsidR="3F8D9CF4" w:rsidP="3F8D9CF4" w:rsidRDefault="3F8D9CF4" w14:paraId="4F93B40E" w14:textId="6FE17E5E">
      <w:pPr>
        <w:pStyle w:val="Heading2"/>
        <w:spacing w:before="299" w:after="299"/>
      </w:pPr>
      <w:r w:rsidRPr="3F8D9CF4">
        <w:rPr>
          <w:rFonts w:ascii="Times New Roman" w:hAnsi="Times New Roman" w:eastAsia="Times New Roman" w:cs="Times New Roman"/>
          <w:b/>
          <w:bCs/>
          <w:sz w:val="36"/>
          <w:szCs w:val="36"/>
        </w:rPr>
        <w:t xml:space="preserve"> </w:t>
      </w:r>
      <w:r w:rsidRPr="3F8D9CF4">
        <w:rPr>
          <w:rFonts w:ascii="Consolas" w:hAnsi="Consolas" w:eastAsia="Consolas" w:cs="Consolas"/>
          <w:b/>
          <w:bCs/>
          <w:color w:val="000000" w:themeColor="text1"/>
          <w:sz w:val="28"/>
          <w:szCs w:val="28"/>
        </w:rPr>
        <w:t>database_manager.py</w:t>
      </w:r>
    </w:p>
    <w:p w:rsidR="3F8D9CF4" w:rsidP="3F8D9CF4" w:rsidRDefault="3F8D9CF4" w14:paraId="07F971A7" w14:textId="37A224A5">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Persistent Relational Storage (SQLite)</w:t>
      </w:r>
    </w:p>
    <w:p w:rsidR="3F8D9CF4" w:rsidP="3F8D9CF4" w:rsidRDefault="3F8D9CF4" w14:paraId="10CE053E" w14:textId="448C6C2A">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145CA608" w14:textId="0899F74E">
      <w:pPr>
        <w:pStyle w:val="ListParagraph"/>
        <w:numPr>
          <w:ilvl w:val="0"/>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Transaction-safe inserts</w:t>
      </w:r>
    </w:p>
    <w:p w:rsidR="3F8D9CF4" w:rsidP="3F8D9CF4" w:rsidRDefault="3F8D9CF4" w14:paraId="516F28BD" w14:textId="2F413633">
      <w:pPr>
        <w:pStyle w:val="ListParagraph"/>
        <w:numPr>
          <w:ilvl w:val="0"/>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Rollback on failure</w:t>
      </w:r>
    </w:p>
    <w:p w:rsidR="3F8D9CF4" w:rsidP="3F8D9CF4" w:rsidRDefault="3F8D9CF4" w14:paraId="70966940" w14:textId="56ECA544">
      <w:pPr>
        <w:pStyle w:val="ListParagraph"/>
        <w:numPr>
          <w:ilvl w:val="0"/>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Maintain foreign key integrity</w:t>
      </w:r>
    </w:p>
    <w:p w:rsidR="3F8D9CF4" w:rsidP="3F8D9CF4" w:rsidRDefault="3F8D9CF4" w14:paraId="338389A7" w14:textId="764E7D02">
      <w:pPr>
        <w:pStyle w:val="ListParagraph"/>
        <w:numPr>
          <w:ilvl w:val="0"/>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Store:</w:t>
      </w:r>
    </w:p>
    <w:p w:rsidR="3F8D9CF4" w:rsidP="3F8D9CF4" w:rsidRDefault="3F8D9CF4" w14:paraId="7FF072F6" w14:textId="46177ACC">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Bills table</w:t>
      </w:r>
    </w:p>
    <w:p w:rsidR="3F8D9CF4" w:rsidP="3F8D9CF4" w:rsidRDefault="3F8D9CF4" w14:paraId="1FE1BED4" w14:textId="25D036DA">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Line items table</w:t>
      </w:r>
    </w:p>
    <w:p w:rsidR="3F8D9CF4" w:rsidP="3F8D9CF4" w:rsidRDefault="3F8D9CF4" w14:paraId="3A27B986" w14:textId="3B7C3C80">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Audit raw OCR JSON</w:t>
      </w:r>
    </w:p>
    <w:p w:rsidR="3F8D9CF4" w:rsidP="3F8D9CF4" w:rsidRDefault="3F8D9CF4" w14:paraId="17E71273" w14:textId="1C24E0E4">
      <w:pPr>
        <w:pStyle w:val="ListParagraph"/>
        <w:numPr>
          <w:ilvl w:val="0"/>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Indexed querying for:</w:t>
      </w:r>
    </w:p>
    <w:p w:rsidR="3F8D9CF4" w:rsidP="3F8D9CF4" w:rsidRDefault="3F8D9CF4" w14:paraId="55494B03" w14:textId="01CAC34C">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Vendor</w:t>
      </w:r>
    </w:p>
    <w:p w:rsidR="3F8D9CF4" w:rsidP="3F8D9CF4" w:rsidRDefault="3F8D9CF4" w14:paraId="25CC02B6" w14:textId="4E705332">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Date</w:t>
      </w:r>
    </w:p>
    <w:p w:rsidR="3F8D9CF4" w:rsidP="3F8D9CF4" w:rsidRDefault="3F8D9CF4" w14:paraId="0FDA1895" w14:textId="2F581E4E">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Amount</w:t>
      </w:r>
    </w:p>
    <w:p w:rsidR="3F8D9CF4" w:rsidP="3F8D9CF4" w:rsidRDefault="3F8D9CF4" w14:paraId="21CA0E42" w14:textId="6C09F59C">
      <w:pPr>
        <w:pStyle w:val="ListParagraph"/>
        <w:numPr>
          <w:ilvl w:val="1"/>
          <w:numId w:val="3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Payment method</w:t>
      </w:r>
    </w:p>
    <w:p w:rsidR="3F8D9CF4" w:rsidP="3F8D9CF4" w:rsidRDefault="3F8D9CF4" w14:paraId="035D4718" w14:textId="666F3762"/>
    <w:p w:rsidR="3F8D9CF4" w:rsidP="3F8D9CF4" w:rsidRDefault="3F8D9CF4" w14:paraId="24016E37" w14:textId="09FFA46C">
      <w:pPr>
        <w:pStyle w:val="Heading2"/>
        <w:spacing w:before="299" w:after="299"/>
        <w:rPr>
          <w:rFonts w:ascii="Consolas" w:hAnsi="Consolas" w:eastAsia="Consolas" w:cs="Consolas"/>
          <w:b/>
          <w:bCs/>
          <w:color w:val="000000" w:themeColor="text1"/>
          <w:sz w:val="28"/>
          <w:szCs w:val="28"/>
        </w:rPr>
      </w:pPr>
      <w:r w:rsidRPr="3F8D9CF4">
        <w:rPr>
          <w:rFonts w:ascii="Times New Roman" w:hAnsi="Times New Roman" w:eastAsia="Times New Roman" w:cs="Times New Roman"/>
          <w:b/>
          <w:bCs/>
          <w:color w:val="000000" w:themeColor="text1"/>
          <w:sz w:val="28"/>
          <w:szCs w:val="28"/>
        </w:rPr>
        <w:t>14.</w:t>
      </w:r>
      <w:r w:rsidRPr="3F8D9CF4">
        <w:rPr>
          <w:rFonts w:ascii="Times New Roman" w:hAnsi="Times New Roman" w:eastAsia="Times New Roman" w:cs="Times New Roman"/>
          <w:b/>
          <w:bCs/>
          <w:sz w:val="28"/>
          <w:szCs w:val="28"/>
        </w:rPr>
        <w:t xml:space="preserve"> </w:t>
      </w:r>
      <w:r w:rsidRPr="3F8D9CF4">
        <w:rPr>
          <w:rFonts w:ascii="Consolas" w:hAnsi="Consolas" w:eastAsia="Consolas" w:cs="Consolas"/>
          <w:b/>
          <w:bCs/>
          <w:color w:val="000000" w:themeColor="text1"/>
          <w:sz w:val="28"/>
          <w:szCs w:val="28"/>
        </w:rPr>
        <w:t>audit_logger.py</w:t>
      </w:r>
    </w:p>
    <w:p w:rsidR="3F8D9CF4" w:rsidP="3F8D9CF4" w:rsidRDefault="3F8D9CF4" w14:paraId="5B1D625E" w14:textId="6DB535F9">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Audit Trail &amp; Error Logging</w:t>
      </w:r>
    </w:p>
    <w:p w:rsidR="3F8D9CF4" w:rsidP="3F8D9CF4" w:rsidRDefault="3F8D9CF4" w14:paraId="3103344F" w14:textId="197EB2B7">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4155B4F8" w14:textId="43318B87">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Store raw OCR output</w:t>
      </w:r>
    </w:p>
    <w:p w:rsidR="3F8D9CF4" w:rsidP="3F8D9CF4" w:rsidRDefault="3F8D9CF4" w14:paraId="0F18ECE8" w14:textId="294758E0">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Log normalization changes</w:t>
      </w:r>
    </w:p>
    <w:p w:rsidR="3F8D9CF4" w:rsidP="3F8D9CF4" w:rsidRDefault="3F8D9CF4" w14:paraId="303CE42A" w14:textId="5E3CD76F">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Log validation warnings</w:t>
      </w:r>
    </w:p>
    <w:p w:rsidR="3F8D9CF4" w:rsidP="3F8D9CF4" w:rsidRDefault="3F8D9CF4" w14:paraId="50463233" w14:textId="10E7D51F">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Store fallback corrections</w:t>
      </w:r>
    </w:p>
    <w:p w:rsidR="3F8D9CF4" w:rsidP="3F8D9CF4" w:rsidRDefault="3F8D9CF4" w14:paraId="252CEB4E" w14:textId="2B878BDF">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Track retry attempts</w:t>
      </w:r>
    </w:p>
    <w:p w:rsidR="3F8D9CF4" w:rsidP="3F8D9CF4" w:rsidRDefault="3F8D9CF4" w14:paraId="3DEC0149" w14:textId="39813A87">
      <w:pPr>
        <w:pStyle w:val="ListParagraph"/>
        <w:numPr>
          <w:ilvl w:val="0"/>
          <w:numId w:val="49"/>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Maintain error logs without crashing system</w:t>
      </w:r>
    </w:p>
    <w:p w:rsidR="3F8D9CF4" w:rsidP="3F8D9CF4" w:rsidRDefault="3F8D9CF4" w14:paraId="3C2425EF" w14:textId="74EC4D17">
      <w:pPr>
        <w:spacing w:before="240" w:after="240"/>
        <w:rPr>
          <w:rFonts w:ascii="Times New Roman" w:hAnsi="Times New Roman" w:eastAsia="Times New Roman" w:cs="Times New Roman"/>
          <w:sz w:val="24"/>
          <w:szCs w:val="24"/>
        </w:rPr>
      </w:pPr>
    </w:p>
    <w:p w:rsidR="3F8D9CF4" w:rsidP="3F8D9CF4" w:rsidRDefault="3F8D9CF4" w14:paraId="21E9F55A" w14:textId="4530CC31">
      <w:pPr>
        <w:pStyle w:val="Heading1"/>
        <w:spacing w:before="322" w:after="322"/>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15. dashboard_app.py</w:t>
      </w:r>
    </w:p>
    <w:p w:rsidR="3F8D9CF4" w:rsidP="3F8D9CF4" w:rsidRDefault="3F8D9CF4" w14:paraId="17F7AFAC" w14:textId="3DB28FD3">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Main Streamlit Application Controller</w:t>
      </w:r>
    </w:p>
    <w:p w:rsidR="3F8D9CF4" w:rsidP="3F8D9CF4" w:rsidRDefault="3F8D9CF4" w14:paraId="0B16F9AC" w14:textId="5CE607D5">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5139392E" w14:textId="13679631">
      <w:pPr>
        <w:pStyle w:val="ListParagraph"/>
        <w:numPr>
          <w:ilvl w:val="0"/>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Initialize Streamlit app layout</w:t>
      </w:r>
    </w:p>
    <w:p w:rsidR="3F8D9CF4" w:rsidP="3F8D9CF4" w:rsidRDefault="3F8D9CF4" w14:paraId="0785613A" w14:textId="0C51AF6D">
      <w:pPr>
        <w:pStyle w:val="ListParagraph"/>
        <w:numPr>
          <w:ilvl w:val="0"/>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Configure sidebar navigation</w:t>
      </w:r>
    </w:p>
    <w:p w:rsidR="3F8D9CF4" w:rsidP="3F8D9CF4" w:rsidRDefault="3F8D9CF4" w14:paraId="779096E7" w14:textId="4022F455">
      <w:pPr>
        <w:pStyle w:val="ListParagraph"/>
        <w:numPr>
          <w:ilvl w:val="0"/>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Route between:</w:t>
      </w:r>
    </w:p>
    <w:p w:rsidR="3F8D9CF4" w:rsidP="3F8D9CF4" w:rsidRDefault="3F8D9CF4" w14:paraId="7FE08700" w14:textId="550AB1A4">
      <w:pPr>
        <w:pStyle w:val="ListParagraph"/>
        <w:numPr>
          <w:ilvl w:val="1"/>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Upload &amp; Review</w:t>
      </w:r>
    </w:p>
    <w:p w:rsidR="3F8D9CF4" w:rsidP="3F8D9CF4" w:rsidRDefault="3F8D9CF4" w14:paraId="680C0B93" w14:textId="792EDFAE">
      <w:pPr>
        <w:pStyle w:val="ListParagraph"/>
        <w:numPr>
          <w:ilvl w:val="1"/>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History Page</w:t>
      </w:r>
    </w:p>
    <w:p w:rsidR="3F8D9CF4" w:rsidP="3F8D9CF4" w:rsidRDefault="3F8D9CF4" w14:paraId="3E880719" w14:textId="1710BA2C">
      <w:pPr>
        <w:pStyle w:val="ListParagraph"/>
        <w:numPr>
          <w:ilvl w:val="1"/>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Analytics Page</w:t>
      </w:r>
    </w:p>
    <w:p w:rsidR="3F8D9CF4" w:rsidP="3F8D9CF4" w:rsidRDefault="3F8D9CF4" w14:paraId="374CE069" w14:textId="2B228489">
      <w:pPr>
        <w:pStyle w:val="ListParagraph"/>
        <w:numPr>
          <w:ilvl w:val="0"/>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Load shared database connection</w:t>
      </w:r>
    </w:p>
    <w:p w:rsidR="3F8D9CF4" w:rsidP="3F8D9CF4" w:rsidRDefault="3F8D9CF4" w14:paraId="213358D2" w14:textId="3A3312AD">
      <w:pPr>
        <w:pStyle w:val="ListParagraph"/>
        <w:numPr>
          <w:ilvl w:val="0"/>
          <w:numId w:val="40"/>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Maintain session state</w:t>
      </w:r>
    </w:p>
    <w:p w:rsidR="3F8D9CF4" w:rsidP="3F8D9CF4" w:rsidRDefault="3F8D9CF4" w14:paraId="3AA127EB" w14:textId="2072CEE7">
      <w:pPr>
        <w:pStyle w:val="Heading1"/>
        <w:spacing w:before="322" w:after="322"/>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16. upload_review_module.py</w:t>
      </w:r>
    </w:p>
    <w:p w:rsidR="3F8D9CF4" w:rsidP="3F8D9CF4" w:rsidRDefault="3F8D9CF4" w14:paraId="4C22B267" w14:textId="041958F5">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Upload &amp; Extracted Data Review Interface</w:t>
      </w:r>
    </w:p>
    <w:p w:rsidR="3F8D9CF4" w:rsidP="3F8D9CF4" w:rsidRDefault="3F8D9CF4" w14:paraId="6EF18E1F" w14:textId="510223E8">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44A9C9AE" w14:textId="1198219F">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Handle image/PDF upload</w:t>
      </w:r>
    </w:p>
    <w:p w:rsidR="3F8D9CF4" w:rsidP="3F8D9CF4" w:rsidRDefault="3F8D9CF4" w14:paraId="469614E6" w14:textId="23891F3B">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Display original receipt image</w:t>
      </w:r>
    </w:p>
    <w:p w:rsidR="3F8D9CF4" w:rsidP="3F8D9CF4" w:rsidRDefault="3F8D9CF4" w14:paraId="3DEBA365" w14:textId="49426AC9">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Trigger extraction pipeline</w:t>
      </w:r>
    </w:p>
    <w:p w:rsidR="3F8D9CF4" w:rsidP="3F8D9CF4" w:rsidRDefault="3F8D9CF4" w14:paraId="4BDBABFC" w14:textId="44761D6E">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Show extracted fields:</w:t>
      </w:r>
    </w:p>
    <w:p w:rsidR="3F8D9CF4" w:rsidP="3F8D9CF4" w:rsidRDefault="3F8D9CF4" w14:paraId="3A423C19" w14:textId="43FBDFDB">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Vendor</w:t>
      </w:r>
    </w:p>
    <w:p w:rsidR="3F8D9CF4" w:rsidP="3F8D9CF4" w:rsidRDefault="3F8D9CF4" w14:paraId="0E3A5C09" w14:textId="1199A68A">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Date</w:t>
      </w:r>
    </w:p>
    <w:p w:rsidR="3F8D9CF4" w:rsidP="3F8D9CF4" w:rsidRDefault="3F8D9CF4" w14:paraId="742F3875" w14:textId="6D472329">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Invoice number</w:t>
      </w:r>
    </w:p>
    <w:p w:rsidR="3F8D9CF4" w:rsidP="3F8D9CF4" w:rsidRDefault="3F8D9CF4" w14:paraId="5CD7C8D5" w14:textId="310593B9">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Subtotal</w:t>
      </w:r>
    </w:p>
    <w:p w:rsidR="3F8D9CF4" w:rsidP="3F8D9CF4" w:rsidRDefault="3F8D9CF4" w14:paraId="2FDA360C" w14:textId="189DFD5A">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Tax</w:t>
      </w:r>
    </w:p>
    <w:p w:rsidR="3F8D9CF4" w:rsidP="3F8D9CF4" w:rsidRDefault="3F8D9CF4" w14:paraId="30370E2C" w14:textId="6425398C">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Total</w:t>
      </w:r>
    </w:p>
    <w:p w:rsidR="3F8D9CF4" w:rsidP="3F8D9CF4" w:rsidRDefault="3F8D9CF4" w14:paraId="29300E0F" w14:textId="27184DAB">
      <w:pPr>
        <w:pStyle w:val="ListParagraph"/>
        <w:numPr>
          <w:ilvl w:val="1"/>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w:t>
      </w:r>
    </w:p>
    <w:p w:rsidR="3F8D9CF4" w:rsidP="3F8D9CF4" w:rsidRDefault="3F8D9CF4" w14:paraId="2392A79C" w14:textId="4D16F6B9">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Display line items in tabular format</w:t>
      </w:r>
    </w:p>
    <w:p w:rsidR="3F8D9CF4" w:rsidP="3F8D9CF4" w:rsidRDefault="3F8D9CF4" w14:paraId="7B5E19C2" w14:textId="5635EEA7">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Show validation warnings (if any)</w:t>
      </w:r>
    </w:p>
    <w:p w:rsidR="3F8D9CF4" w:rsidP="3F8D9CF4" w:rsidRDefault="3F8D9CF4" w14:paraId="0DD1942B" w14:textId="346B7949">
      <w:pPr>
        <w:pStyle w:val="ListParagraph"/>
        <w:numPr>
          <w:ilvl w:val="0"/>
          <w:numId w:val="11"/>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Allow user confirmation before save</w:t>
      </w:r>
    </w:p>
    <w:p w:rsidR="3F8D9CF4" w:rsidP="3F8D9CF4" w:rsidRDefault="3F8D9CF4" w14:paraId="2B6B721C" w14:textId="24597EEE">
      <w:pPr>
        <w:pStyle w:val="Heading1"/>
        <w:spacing w:before="322" w:after="322"/>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17. export_manager.py</w:t>
      </w:r>
    </w:p>
    <w:p w:rsidR="3F8D9CF4" w:rsidP="3F8D9CF4" w:rsidRDefault="3F8D9CF4" w14:paraId="5E915C3D" w14:textId="2C6B83E8">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CSV &amp; Excel Export Engine</w:t>
      </w:r>
    </w:p>
    <w:p w:rsidR="3F8D9CF4" w:rsidP="3F8D9CF4" w:rsidRDefault="3F8D9CF4" w14:paraId="0047D096" w14:textId="325F9F34">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7E0B5D39" w14:textId="4C269B7F">
      <w:pPr>
        <w:pStyle w:val="ListParagraph"/>
        <w:numPr>
          <w:ilvl w:val="0"/>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Export receipt-level summary (1 row per receipt)</w:t>
      </w:r>
    </w:p>
    <w:p w:rsidR="3F8D9CF4" w:rsidP="3F8D9CF4" w:rsidRDefault="3F8D9CF4" w14:paraId="41B694B0" w14:textId="39843253">
      <w:pPr>
        <w:pStyle w:val="ListParagraph"/>
        <w:numPr>
          <w:ilvl w:val="0"/>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Export line-item-level data</w:t>
      </w:r>
    </w:p>
    <w:p w:rsidR="3F8D9CF4" w:rsidP="3F8D9CF4" w:rsidRDefault="3F8D9CF4" w14:paraId="6B972CA0" w14:textId="3B495C99">
      <w:pPr>
        <w:pStyle w:val="ListParagraph"/>
        <w:numPr>
          <w:ilvl w:val="0"/>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Generate:</w:t>
      </w:r>
    </w:p>
    <w:p w:rsidR="3F8D9CF4" w:rsidP="3F8D9CF4" w:rsidRDefault="3F8D9CF4" w14:paraId="2D3B8691" w14:textId="389BBFF8">
      <w:pPr>
        <w:pStyle w:val="ListParagraph"/>
        <w:numPr>
          <w:ilvl w:val="1"/>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CSV file</w:t>
      </w:r>
    </w:p>
    <w:p w:rsidR="3F8D9CF4" w:rsidP="3F8D9CF4" w:rsidRDefault="3F8D9CF4" w14:paraId="58B4A205" w14:textId="70B47385">
      <w:pPr>
        <w:pStyle w:val="ListParagraph"/>
        <w:numPr>
          <w:ilvl w:val="1"/>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Excel file (.xlsx)</w:t>
      </w:r>
    </w:p>
    <w:p w:rsidR="3F8D9CF4" w:rsidP="3F8D9CF4" w:rsidRDefault="3F8D9CF4" w14:paraId="7AA370E4" w14:textId="3C308C71">
      <w:pPr>
        <w:pStyle w:val="ListParagraph"/>
        <w:numPr>
          <w:ilvl w:val="0"/>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Ensure formatted numeric columns</w:t>
      </w:r>
    </w:p>
    <w:p w:rsidR="3F8D9CF4" w:rsidP="3F8D9CF4" w:rsidRDefault="3F8D9CF4" w14:paraId="033D059B" w14:textId="482D48DA">
      <w:pPr>
        <w:pStyle w:val="ListParagraph"/>
        <w:numPr>
          <w:ilvl w:val="0"/>
          <w:numId w:val="2"/>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Maintain timestamped filenames</w:t>
      </w:r>
    </w:p>
    <w:p w:rsidR="3F8D9CF4" w:rsidP="3F8D9CF4" w:rsidRDefault="3F8D9CF4" w14:paraId="20EADAE2" w14:textId="17C1B2E2">
      <w:pPr>
        <w:spacing w:before="240" w:after="240"/>
        <w:rPr>
          <w:rFonts w:ascii="Times New Roman" w:hAnsi="Times New Roman" w:eastAsia="Times New Roman" w:cs="Times New Roman"/>
          <w:sz w:val="24"/>
          <w:szCs w:val="24"/>
        </w:rPr>
      </w:pPr>
    </w:p>
    <w:p w:rsidR="3F8D9CF4" w:rsidP="3F8D9CF4" w:rsidRDefault="3F8D9CF4" w14:paraId="6605C097" w14:textId="59C2BC12">
      <w:pPr>
        <w:pStyle w:val="Heading1"/>
        <w:spacing w:before="322" w:after="322"/>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18. ai_budget_suggestions.py</w:t>
      </w:r>
    </w:p>
    <w:p w:rsidR="3F8D9CF4" w:rsidP="3F8D9CF4" w:rsidRDefault="3F8D9CF4" w14:paraId="612D3518" w14:textId="29DFF668">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AI-Based Budget Optimization</w:t>
      </w:r>
    </w:p>
    <w:p w:rsidR="3F8D9CF4" w:rsidP="3F8D9CF4" w:rsidRDefault="3F8D9CF4" w14:paraId="6F41B2D7" w14:textId="7070A136">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0CFA4589" w14:textId="64781E3F">
      <w:pPr>
        <w:pStyle w:val="ListParagraph"/>
        <w:numPr>
          <w:ilvl w:val="0"/>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Trigger when:</w:t>
      </w:r>
    </w:p>
    <w:p w:rsidR="3F8D9CF4" w:rsidP="3F8D9CF4" w:rsidRDefault="3F8D9CF4" w14:paraId="51A97B83" w14:textId="65913CA3">
      <w:pPr>
        <w:pStyle w:val="ListParagraph"/>
        <w:numPr>
          <w:ilvl w:val="1"/>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Monthly spending &gt; Budget</w:t>
      </w:r>
    </w:p>
    <w:p w:rsidR="3F8D9CF4" w:rsidP="3F8D9CF4" w:rsidRDefault="3F8D9CF4" w14:paraId="586B69A1" w14:textId="6A06819F">
      <w:pPr>
        <w:pStyle w:val="ListParagraph"/>
        <w:numPr>
          <w:ilvl w:val="0"/>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Prepare summary prompt:</w:t>
      </w:r>
    </w:p>
    <w:p w:rsidR="3F8D9CF4" w:rsidP="3F8D9CF4" w:rsidRDefault="3F8D9CF4" w14:paraId="4708FEBF" w14:textId="49398650">
      <w:pPr>
        <w:pStyle w:val="ListParagraph"/>
        <w:numPr>
          <w:ilvl w:val="1"/>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Total spent</w:t>
      </w:r>
    </w:p>
    <w:p w:rsidR="3F8D9CF4" w:rsidP="3F8D9CF4" w:rsidRDefault="3F8D9CF4" w14:paraId="07FB15BD" w14:textId="56053990">
      <w:pPr>
        <w:pStyle w:val="ListParagraph"/>
        <w:numPr>
          <w:ilvl w:val="1"/>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 breakdown</w:t>
      </w:r>
    </w:p>
    <w:p w:rsidR="3F8D9CF4" w:rsidP="3F8D9CF4" w:rsidRDefault="3F8D9CF4" w14:paraId="0CDDDF7C" w14:textId="37B91D2A">
      <w:pPr>
        <w:pStyle w:val="ListParagraph"/>
        <w:numPr>
          <w:ilvl w:val="0"/>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Send request to AI API</w:t>
      </w:r>
    </w:p>
    <w:p w:rsidR="3F8D9CF4" w:rsidP="3F8D9CF4" w:rsidRDefault="3F8D9CF4" w14:paraId="62D4BCEE" w14:textId="0F86BE56">
      <w:pPr>
        <w:pStyle w:val="ListParagraph"/>
        <w:numPr>
          <w:ilvl w:val="0"/>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Display practical suggestions</w:t>
      </w:r>
    </w:p>
    <w:p w:rsidR="3F8D9CF4" w:rsidP="3F8D9CF4" w:rsidRDefault="3F8D9CF4" w14:paraId="1B9B5E97" w14:textId="734A37B9">
      <w:pPr>
        <w:pStyle w:val="ListParagraph"/>
        <w:numPr>
          <w:ilvl w:val="0"/>
          <w:numId w:val="28"/>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Non-mandatory feature (optional display)</w:t>
      </w:r>
    </w:p>
    <w:p w:rsidR="3F8D9CF4" w:rsidP="3F8D9CF4" w:rsidRDefault="3F8D9CF4" w14:paraId="30BAFB7D" w14:textId="44E4AB6C">
      <w:pPr>
        <w:spacing w:before="240" w:after="240"/>
        <w:rPr>
          <w:rFonts w:ascii="Times New Roman" w:hAnsi="Times New Roman" w:eastAsia="Times New Roman" w:cs="Times New Roman"/>
          <w:sz w:val="24"/>
          <w:szCs w:val="24"/>
        </w:rPr>
      </w:pPr>
    </w:p>
    <w:p w:rsidR="3F8D9CF4" w:rsidP="3F8D9CF4" w:rsidRDefault="3F8D9CF4" w14:paraId="109BEB93" w14:textId="0B286E8C">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19. template_engine.py</w:t>
      </w:r>
    </w:p>
    <w:p w:rsidR="3F8D9CF4" w:rsidP="3F8D9CF4" w:rsidRDefault="3F8D9CF4" w14:paraId="6E61AD77" w14:textId="18E1A1FF">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Deterministic Vendor Template System</w:t>
      </w:r>
    </w:p>
    <w:p w:rsidR="3F8D9CF4" w:rsidP="3F8D9CF4" w:rsidRDefault="3F8D9CF4" w14:paraId="10D9A009" w14:textId="665B489F">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3F7C7497" w14:textId="3570CDE4">
      <w:pPr>
        <w:pStyle w:val="ListParagraph"/>
        <w:numPr>
          <w:ilvl w:val="0"/>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 xml:space="preserve">Maintain </w:t>
      </w:r>
      <w:r w:rsidRPr="3F8D9CF4">
        <w:rPr>
          <w:rFonts w:ascii="Consolas" w:hAnsi="Consolas" w:eastAsia="Consolas" w:cs="Consolas"/>
          <w:sz w:val="24"/>
          <w:szCs w:val="24"/>
        </w:rPr>
        <w:t>VENDOR_TEMPLATES</w:t>
      </w:r>
      <w:r w:rsidRPr="3F8D9CF4">
        <w:rPr>
          <w:rFonts w:ascii="Times New Roman" w:hAnsi="Times New Roman" w:eastAsia="Times New Roman" w:cs="Times New Roman"/>
          <w:sz w:val="24"/>
          <w:szCs w:val="24"/>
        </w:rPr>
        <w:t xml:space="preserve"> dictionary</w:t>
      </w:r>
    </w:p>
    <w:p w:rsidR="3F8D9CF4" w:rsidP="3F8D9CF4" w:rsidRDefault="3F8D9CF4" w14:paraId="5E701781" w14:textId="4A7D9F36">
      <w:pPr>
        <w:pStyle w:val="ListParagraph"/>
        <w:numPr>
          <w:ilvl w:val="0"/>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Map vendor aliases → standardized name</w:t>
      </w:r>
    </w:p>
    <w:p w:rsidR="3F8D9CF4" w:rsidP="3F8D9CF4" w:rsidRDefault="3F8D9CF4" w14:paraId="6BB2F0E8" w14:textId="71364EC8">
      <w:pPr>
        <w:pStyle w:val="ListParagraph"/>
        <w:numPr>
          <w:ilvl w:val="0"/>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Store vendor metadata:</w:t>
      </w:r>
    </w:p>
    <w:p w:rsidR="3F8D9CF4" w:rsidP="3F8D9CF4" w:rsidRDefault="3F8D9CF4" w14:paraId="133C5E58" w14:textId="1B5E8A96">
      <w:pPr>
        <w:pStyle w:val="ListParagraph"/>
        <w:numPr>
          <w:ilvl w:val="1"/>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Tax rate</w:t>
      </w:r>
    </w:p>
    <w:p w:rsidR="3F8D9CF4" w:rsidP="3F8D9CF4" w:rsidRDefault="3F8D9CF4" w14:paraId="77693417" w14:textId="7DDF55CE">
      <w:pPr>
        <w:pStyle w:val="ListParagraph"/>
        <w:numPr>
          <w:ilvl w:val="1"/>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w:t>
      </w:r>
    </w:p>
    <w:p w:rsidR="3F8D9CF4" w:rsidP="3F8D9CF4" w:rsidRDefault="3F8D9CF4" w14:paraId="5AE098D2" w14:textId="26E0EC70">
      <w:pPr>
        <w:pStyle w:val="ListParagraph"/>
        <w:numPr>
          <w:ilvl w:val="1"/>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Known formatting patterns</w:t>
      </w:r>
    </w:p>
    <w:p w:rsidR="3F8D9CF4" w:rsidP="3F8D9CF4" w:rsidRDefault="3F8D9CF4" w14:paraId="4CFC3365" w14:textId="4A4BF020">
      <w:pPr>
        <w:pStyle w:val="ListParagraph"/>
        <w:numPr>
          <w:ilvl w:val="0"/>
          <w:numId w:val="24"/>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Apply deterministic correction after AI extraction</w:t>
      </w:r>
    </w:p>
    <w:p w:rsidR="3F8D9CF4" w:rsidP="3F8D9CF4" w:rsidRDefault="3F8D9CF4" w14:paraId="4BB54DE1" w14:textId="5266BA1D">
      <w:pPr>
        <w:spacing w:before="240" w:after="240"/>
        <w:rPr>
          <w:rFonts w:ascii="Times New Roman" w:hAnsi="Times New Roman" w:eastAsia="Times New Roman" w:cs="Times New Roman"/>
          <w:sz w:val="24"/>
          <w:szCs w:val="24"/>
        </w:rPr>
      </w:pPr>
    </w:p>
    <w:p w:rsidR="3F8D9CF4" w:rsidP="3F8D9CF4" w:rsidRDefault="3F8D9CF4" w14:paraId="70078339" w14:textId="57A76043">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20. advanced_filter_engine.py</w:t>
      </w:r>
    </w:p>
    <w:p w:rsidR="3F8D9CF4" w:rsidP="3F8D9CF4" w:rsidRDefault="3F8D9CF4" w14:paraId="0B25F88D" w14:textId="15315EA9">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Dynamic SQL Query Builder</w:t>
      </w:r>
    </w:p>
    <w:p w:rsidR="3F8D9CF4" w:rsidP="3F8D9CF4" w:rsidRDefault="3F8D9CF4" w14:paraId="75EF82C2" w14:textId="0395A205">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7886A3F6" w14:textId="3EE3BDB5">
      <w:pPr>
        <w:pStyle w:val="ListParagraph"/>
        <w:numPr>
          <w:ilvl w:val="0"/>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Accept filter parameters:</w:t>
      </w:r>
    </w:p>
    <w:p w:rsidR="3F8D9CF4" w:rsidP="3F8D9CF4" w:rsidRDefault="3F8D9CF4" w14:paraId="5B85E539" w14:textId="346767D2">
      <w:pPr>
        <w:pStyle w:val="ListParagraph"/>
        <w:numPr>
          <w:ilvl w:val="1"/>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Text search</w:t>
      </w:r>
    </w:p>
    <w:p w:rsidR="3F8D9CF4" w:rsidP="3F8D9CF4" w:rsidRDefault="3F8D9CF4" w14:paraId="79E9F7B0" w14:textId="358A5133">
      <w:pPr>
        <w:pStyle w:val="ListParagraph"/>
        <w:numPr>
          <w:ilvl w:val="1"/>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Date range</w:t>
      </w:r>
    </w:p>
    <w:p w:rsidR="3F8D9CF4" w:rsidP="3F8D9CF4" w:rsidRDefault="3F8D9CF4" w14:paraId="5F9D3B6F" w14:textId="360FDA4E">
      <w:pPr>
        <w:pStyle w:val="ListParagraph"/>
        <w:numPr>
          <w:ilvl w:val="1"/>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w:t>
      </w:r>
    </w:p>
    <w:p w:rsidR="3F8D9CF4" w:rsidP="3F8D9CF4" w:rsidRDefault="3F8D9CF4" w14:paraId="784F9929" w14:textId="1E9331E0">
      <w:pPr>
        <w:pStyle w:val="ListParagraph"/>
        <w:numPr>
          <w:ilvl w:val="1"/>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Amount range</w:t>
      </w:r>
    </w:p>
    <w:p w:rsidR="3F8D9CF4" w:rsidP="3F8D9CF4" w:rsidRDefault="3F8D9CF4" w14:paraId="6F4D88C9" w14:textId="7797C125">
      <w:pPr>
        <w:pStyle w:val="ListParagraph"/>
        <w:numPr>
          <w:ilvl w:val="0"/>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Build parameterized SQL query</w:t>
      </w:r>
    </w:p>
    <w:p w:rsidR="3F8D9CF4" w:rsidP="3F8D9CF4" w:rsidRDefault="3F8D9CF4" w14:paraId="7A508630" w14:textId="1E164B69">
      <w:pPr>
        <w:pStyle w:val="ListParagraph"/>
        <w:numPr>
          <w:ilvl w:val="0"/>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Prevent SQL injection</w:t>
      </w:r>
    </w:p>
    <w:p w:rsidR="3F8D9CF4" w:rsidP="3F8D9CF4" w:rsidRDefault="3F8D9CF4" w14:paraId="27537B75" w14:textId="0B9DE754">
      <w:pPr>
        <w:pStyle w:val="ListParagraph"/>
        <w:numPr>
          <w:ilvl w:val="0"/>
          <w:numId w:val="35"/>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Return filtered dataset</w:t>
      </w:r>
    </w:p>
    <w:p w:rsidR="3F8D9CF4" w:rsidP="3F8D9CF4" w:rsidRDefault="3F8D9CF4" w14:paraId="59EEDB8E" w14:textId="78133B24">
      <w:pPr>
        <w:spacing w:before="240" w:after="240"/>
        <w:rPr>
          <w:rFonts w:ascii="Times New Roman" w:hAnsi="Times New Roman" w:eastAsia="Times New Roman" w:cs="Times New Roman"/>
          <w:sz w:val="24"/>
          <w:szCs w:val="24"/>
        </w:rPr>
      </w:pPr>
    </w:p>
    <w:p w:rsidR="3F8D9CF4" w:rsidP="3F8D9CF4" w:rsidRDefault="3F8D9CF4" w14:paraId="16195453" w14:textId="6F88E35A">
      <w:pPr>
        <w:pStyle w:val="Heading2"/>
        <w:spacing w:before="299" w:after="299"/>
        <w:rPr>
          <w:rFonts w:ascii="Consolas" w:hAnsi="Consolas" w:eastAsia="Consolas" w:cs="Consolas"/>
          <w:b/>
          <w:bCs/>
          <w:color w:val="000000" w:themeColor="text1"/>
          <w:sz w:val="28"/>
          <w:szCs w:val="28"/>
        </w:rPr>
      </w:pPr>
      <w:r w:rsidRPr="3F8D9CF4">
        <w:rPr>
          <w:rFonts w:ascii="Consolas" w:hAnsi="Consolas" w:eastAsia="Consolas" w:cs="Consolas"/>
          <w:b/>
          <w:bCs/>
          <w:color w:val="000000" w:themeColor="text1"/>
          <w:sz w:val="28"/>
          <w:szCs w:val="28"/>
        </w:rPr>
        <w:t>21. index_manager.py</w:t>
      </w:r>
    </w:p>
    <w:p w:rsidR="3F8D9CF4" w:rsidP="3F8D9CF4" w:rsidRDefault="3F8D9CF4" w14:paraId="41C8C039" w14:textId="5F5DBEA7">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SQLite Index Creation &amp; Maintenance</w:t>
      </w:r>
    </w:p>
    <w:p w:rsidR="3F8D9CF4" w:rsidP="3F8D9CF4" w:rsidRDefault="3F8D9CF4" w14:paraId="46BA0833" w14:textId="30BDDCFC">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45CCBFB2" w14:textId="7214C89F">
      <w:pPr>
        <w:pStyle w:val="ListParagraph"/>
        <w:numPr>
          <w:ilvl w:val="0"/>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Create B-Tree indexes on:</w:t>
      </w:r>
    </w:p>
    <w:p w:rsidR="3F8D9CF4" w:rsidP="3F8D9CF4" w:rsidRDefault="3F8D9CF4" w14:paraId="642D3D89" w14:textId="40D9B01C">
      <w:pPr>
        <w:pStyle w:val="ListParagraph"/>
        <w:numPr>
          <w:ilvl w:val="1"/>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receipt_date</w:t>
      </w:r>
    </w:p>
    <w:p w:rsidR="3F8D9CF4" w:rsidP="3F8D9CF4" w:rsidRDefault="3F8D9CF4" w14:paraId="508D0078" w14:textId="372F8ABA">
      <w:pPr>
        <w:pStyle w:val="ListParagraph"/>
        <w:numPr>
          <w:ilvl w:val="1"/>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vendor</w:t>
      </w:r>
    </w:p>
    <w:p w:rsidR="3F8D9CF4" w:rsidP="3F8D9CF4" w:rsidRDefault="3F8D9CF4" w14:paraId="038237DD" w14:textId="306C4165">
      <w:pPr>
        <w:pStyle w:val="ListParagraph"/>
        <w:numPr>
          <w:ilvl w:val="1"/>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w:t>
      </w:r>
    </w:p>
    <w:p w:rsidR="3F8D9CF4" w:rsidP="3F8D9CF4" w:rsidRDefault="3F8D9CF4" w14:paraId="1574B81C" w14:textId="60A8D46D">
      <w:pPr>
        <w:pStyle w:val="ListParagraph"/>
        <w:numPr>
          <w:ilvl w:val="1"/>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invoice_number</w:t>
      </w:r>
    </w:p>
    <w:p w:rsidR="3F8D9CF4" w:rsidP="3F8D9CF4" w:rsidRDefault="3F8D9CF4" w14:paraId="79C41D59" w14:textId="569E1AEE">
      <w:pPr>
        <w:pStyle w:val="ListParagraph"/>
        <w:numPr>
          <w:ilvl w:val="0"/>
          <w:numId w:val="2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Ensure indexes exist at startup</w:t>
      </w:r>
    </w:p>
    <w:p w:rsidR="3F8D9CF4" w:rsidP="3F8D9CF4" w:rsidRDefault="3F8D9CF4" w14:paraId="6990BD2D" w14:textId="4A4AB623"/>
    <w:p w:rsidR="3F8D9CF4" w:rsidP="3F8D9CF4" w:rsidRDefault="3F8D9CF4" w14:paraId="429B79FC" w14:textId="17F4DE9E">
      <w:pPr>
        <w:pStyle w:val="Heading2"/>
        <w:spacing w:before="299" w:after="299"/>
        <w:rPr>
          <w:rFonts w:ascii="Consolas" w:hAnsi="Consolas" w:eastAsia="Consolas" w:cs="Consolas"/>
          <w:b/>
          <w:bCs/>
          <w:color w:val="000000" w:themeColor="text1"/>
          <w:sz w:val="28"/>
          <w:szCs w:val="28"/>
        </w:rPr>
      </w:pPr>
      <w:r w:rsidRPr="3F8D9CF4">
        <w:rPr>
          <w:rFonts w:ascii="Times New Roman" w:hAnsi="Times New Roman" w:eastAsia="Times New Roman" w:cs="Times New Roman"/>
          <w:b/>
          <w:bCs/>
          <w:color w:val="000000" w:themeColor="text1"/>
          <w:sz w:val="28"/>
          <w:szCs w:val="28"/>
        </w:rPr>
        <w:t xml:space="preserve">22.  </w:t>
      </w:r>
      <w:r w:rsidRPr="3F8D9CF4">
        <w:rPr>
          <w:rFonts w:ascii="Consolas" w:hAnsi="Consolas" w:eastAsia="Consolas" w:cs="Consolas"/>
          <w:b/>
          <w:bCs/>
          <w:color w:val="000000" w:themeColor="text1"/>
          <w:sz w:val="28"/>
          <w:szCs w:val="28"/>
        </w:rPr>
        <w:t>query_optimizer.py</w:t>
      </w:r>
    </w:p>
    <w:p w:rsidR="3F8D9CF4" w:rsidP="3F8D9CF4" w:rsidRDefault="3F8D9CF4" w14:paraId="1BA71917" w14:textId="05F070FF">
      <w:pPr>
        <w:spacing w:before="240" w:after="240"/>
      </w:pPr>
      <w:r w:rsidRPr="3F8D9CF4">
        <w:rPr>
          <w:rFonts w:ascii="Times New Roman" w:hAnsi="Times New Roman" w:eastAsia="Times New Roman" w:cs="Times New Roman"/>
          <w:b/>
          <w:bCs/>
          <w:sz w:val="24"/>
          <w:szCs w:val="24"/>
        </w:rPr>
        <w:t>Purpose:</w:t>
      </w:r>
      <w:r w:rsidRPr="3F8D9CF4">
        <w:rPr>
          <w:rFonts w:ascii="Times New Roman" w:hAnsi="Times New Roman" w:eastAsia="Times New Roman" w:cs="Times New Roman"/>
          <w:sz w:val="24"/>
          <w:szCs w:val="24"/>
        </w:rPr>
        <w:t xml:space="preserve"> Server-Side Aggregation Engine</w:t>
      </w:r>
    </w:p>
    <w:p w:rsidR="3F8D9CF4" w:rsidP="3F8D9CF4" w:rsidRDefault="3F8D9CF4" w14:paraId="1DA5315B" w14:textId="2EAC1587">
      <w:pPr>
        <w:pStyle w:val="Heading3"/>
        <w:spacing w:before="281" w:after="281"/>
        <w:rPr>
          <w:rFonts w:ascii="Times New Roman" w:hAnsi="Times New Roman" w:eastAsia="Times New Roman" w:cs="Times New Roman"/>
          <w:b/>
          <w:bCs/>
          <w:color w:val="000000" w:themeColor="text1"/>
        </w:rPr>
      </w:pPr>
      <w:r w:rsidRPr="3F8D9CF4">
        <w:rPr>
          <w:rFonts w:ascii="Times New Roman" w:hAnsi="Times New Roman" w:eastAsia="Times New Roman" w:cs="Times New Roman"/>
          <w:b/>
          <w:bCs/>
          <w:color w:val="000000" w:themeColor="text1"/>
        </w:rPr>
        <w:t>Responsibilities:</w:t>
      </w:r>
    </w:p>
    <w:p w:rsidR="3F8D9CF4" w:rsidP="3F8D9CF4" w:rsidRDefault="3F8D9CF4" w14:paraId="3019102D" w14:textId="6A2EB00B">
      <w:pPr>
        <w:pStyle w:val="ListParagraph"/>
        <w:numPr>
          <w:ilvl w:val="0"/>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Replace Python aggregation with SQL:</w:t>
      </w:r>
    </w:p>
    <w:p w:rsidR="3F8D9CF4" w:rsidP="3F8D9CF4" w:rsidRDefault="3F8D9CF4" w14:paraId="3FFA6A8A" w14:textId="0E4ED2B8">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SUM()</w:t>
      </w:r>
    </w:p>
    <w:p w:rsidR="3F8D9CF4" w:rsidP="3F8D9CF4" w:rsidRDefault="3F8D9CF4" w14:paraId="3BD35CEB" w14:textId="049A7C77">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COUNT()</w:t>
      </w:r>
    </w:p>
    <w:p w:rsidR="3F8D9CF4" w:rsidP="3F8D9CF4" w:rsidRDefault="3F8D9CF4" w14:paraId="0FC1F6A7" w14:textId="447368BC">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AVG()</w:t>
      </w:r>
    </w:p>
    <w:p w:rsidR="3F8D9CF4" w:rsidP="3F8D9CF4" w:rsidRDefault="3F8D9CF4" w14:paraId="65BFCE10" w14:textId="4D5969E8">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GROUP BY</w:t>
      </w:r>
    </w:p>
    <w:p w:rsidR="3F8D9CF4" w:rsidP="3F8D9CF4" w:rsidRDefault="3F8D9CF4" w14:paraId="7D40E00A" w14:textId="3E2E9A06">
      <w:pPr>
        <w:pStyle w:val="ListParagraph"/>
        <w:numPr>
          <w:ilvl w:val="0"/>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Pre-aggregate:</w:t>
      </w:r>
    </w:p>
    <w:p w:rsidR="3F8D9CF4" w:rsidP="3F8D9CF4" w:rsidRDefault="3F8D9CF4" w14:paraId="56A6815C" w14:textId="41EE5FE3">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Monthly totals</w:t>
      </w:r>
    </w:p>
    <w:p w:rsidR="3F8D9CF4" w:rsidP="3F8D9CF4" w:rsidRDefault="3F8D9CF4" w14:paraId="3F23EEF7" w14:textId="46BCD5BD">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Vendor totals</w:t>
      </w:r>
    </w:p>
    <w:p w:rsidR="3F8D9CF4" w:rsidP="3F8D9CF4" w:rsidRDefault="3F8D9CF4" w14:paraId="2E0C34F5" w14:textId="0F97CEA6">
      <w:pPr>
        <w:pStyle w:val="ListParagraph"/>
        <w:numPr>
          <w:ilvl w:val="1"/>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Category spending</w:t>
      </w:r>
    </w:p>
    <w:p w:rsidR="3F8D9CF4" w:rsidP="3F8D9CF4" w:rsidRDefault="3F8D9CF4" w14:paraId="243B67FA" w14:textId="3A339ED5">
      <w:pPr>
        <w:pStyle w:val="ListParagraph"/>
        <w:numPr>
          <w:ilvl w:val="0"/>
          <w:numId w:val="17"/>
        </w:numPr>
        <w:spacing w:before="240" w:after="240"/>
        <w:rPr>
          <w:rFonts w:ascii="Times New Roman" w:hAnsi="Times New Roman" w:eastAsia="Times New Roman" w:cs="Times New Roman"/>
          <w:sz w:val="24"/>
          <w:szCs w:val="24"/>
        </w:rPr>
      </w:pPr>
      <w:r w:rsidRPr="3F8D9CF4">
        <w:rPr>
          <w:rFonts w:ascii="Times New Roman" w:hAnsi="Times New Roman" w:eastAsia="Times New Roman" w:cs="Times New Roman"/>
          <w:sz w:val="24"/>
          <w:szCs w:val="24"/>
        </w:rPr>
        <w:t>Reduce memory load</w:t>
      </w:r>
    </w:p>
    <w:p w:rsidR="3F8D9CF4" w:rsidP="3F8D9CF4" w:rsidRDefault="3F8D9CF4" w14:paraId="529E7D56" w14:textId="3299D586">
      <w:pPr>
        <w:spacing w:before="240" w:after="240"/>
        <w:rPr>
          <w:rFonts w:ascii="Times New Roman" w:hAnsi="Times New Roman" w:eastAsia="Times New Roman" w:cs="Times New Roman"/>
          <w:sz w:val="24"/>
          <w:szCs w:val="24"/>
        </w:rPr>
      </w:pPr>
    </w:p>
    <w:p w:rsidR="39C038E0" w:rsidP="39C038E0" w:rsidRDefault="39C038E0" w14:paraId="1CDC2293" w14:textId="62AC3B1F">
      <w:pPr>
        <w:spacing w:before="240" w:after="240"/>
        <w:rPr>
          <w:rFonts w:ascii="Times New Roman" w:hAnsi="Times New Roman" w:eastAsia="Times New Roman" w:cs="Times New Roman"/>
          <w:b w:val="1"/>
          <w:bCs w:val="1"/>
          <w:sz w:val="28"/>
          <w:szCs w:val="28"/>
        </w:rPr>
      </w:pPr>
    </w:p>
    <w:p w:rsidR="39C038E0" w:rsidP="39C038E0" w:rsidRDefault="39C038E0" w14:paraId="2BB25ACA" w14:textId="52115F37">
      <w:pPr>
        <w:spacing w:before="240" w:after="240"/>
        <w:rPr>
          <w:rFonts w:ascii="Times New Roman" w:hAnsi="Times New Roman" w:eastAsia="Times New Roman" w:cs="Times New Roman"/>
          <w:b w:val="1"/>
          <w:bCs w:val="1"/>
          <w:sz w:val="28"/>
          <w:szCs w:val="28"/>
        </w:rPr>
      </w:pPr>
    </w:p>
    <w:p w:rsidR="39C038E0" w:rsidP="39C038E0" w:rsidRDefault="39C038E0" w14:paraId="6BD8C55B" w14:textId="6FE44C51">
      <w:pPr>
        <w:spacing w:before="240" w:after="240"/>
        <w:rPr>
          <w:rFonts w:ascii="Times New Roman" w:hAnsi="Times New Roman" w:eastAsia="Times New Roman" w:cs="Times New Roman"/>
          <w:b w:val="1"/>
          <w:bCs w:val="1"/>
          <w:sz w:val="28"/>
          <w:szCs w:val="28"/>
        </w:rPr>
      </w:pPr>
    </w:p>
    <w:p w:rsidR="39C038E0" w:rsidP="39C038E0" w:rsidRDefault="39C038E0" w14:paraId="6F4272AD" w14:textId="51BE4FC9">
      <w:pPr>
        <w:spacing w:before="240" w:after="240"/>
        <w:rPr>
          <w:rFonts w:ascii="Times New Roman" w:hAnsi="Times New Roman" w:eastAsia="Times New Roman" w:cs="Times New Roman"/>
          <w:b w:val="1"/>
          <w:bCs w:val="1"/>
          <w:sz w:val="28"/>
          <w:szCs w:val="28"/>
        </w:rPr>
      </w:pPr>
    </w:p>
    <w:p w:rsidR="39C038E0" w:rsidP="39C038E0" w:rsidRDefault="39C038E0" w14:paraId="2284AEFB" w14:textId="03AF2F29">
      <w:pPr>
        <w:spacing w:before="240" w:after="240"/>
        <w:rPr>
          <w:rFonts w:ascii="Times New Roman" w:hAnsi="Times New Roman" w:eastAsia="Times New Roman" w:cs="Times New Roman"/>
          <w:b w:val="1"/>
          <w:bCs w:val="1"/>
          <w:sz w:val="28"/>
          <w:szCs w:val="28"/>
        </w:rPr>
      </w:pPr>
    </w:p>
    <w:p w:rsidR="39C038E0" w:rsidP="39C038E0" w:rsidRDefault="39C038E0" w14:paraId="11D6BE70" w14:textId="21C0BB46">
      <w:pPr>
        <w:spacing w:before="240" w:after="240"/>
        <w:rPr>
          <w:rFonts w:ascii="Times New Roman" w:hAnsi="Times New Roman" w:eastAsia="Times New Roman" w:cs="Times New Roman"/>
          <w:b w:val="1"/>
          <w:bCs w:val="1"/>
          <w:sz w:val="28"/>
          <w:szCs w:val="28"/>
        </w:rPr>
      </w:pPr>
    </w:p>
    <w:p w:rsidR="3F8D9CF4" w:rsidP="3F8D9CF4" w:rsidRDefault="3F8D9CF4" w14:paraId="1AC890A1" w14:textId="7E3354D7">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12.  Result Display</w:t>
      </w:r>
    </w:p>
    <w:p w:rsidR="39C038E0" w:rsidP="39C038E0" w:rsidRDefault="39C038E0" w14:paraId="02C2D8A7" w14:textId="121F697B">
      <w:pPr>
        <w:pStyle w:val="Normal"/>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1 Input</w:t>
      </w:r>
    </w:p>
    <w:p w:rsidR="39C038E0" w:rsidP="39C038E0" w:rsidRDefault="39C038E0" w14:paraId="45AC5E53" w14:textId="4F8D28B0">
      <w:pPr>
        <w:pStyle w:val="Normal"/>
        <w:spacing w:before="240" w:after="240"/>
        <w:rPr>
          <w:rFonts w:ascii="Times New Roman" w:hAnsi="Times New Roman" w:eastAsia="Times New Roman" w:cs="Times New Roman"/>
          <w:b w:val="1"/>
          <w:bCs w:val="1"/>
          <w:sz w:val="28"/>
          <w:szCs w:val="28"/>
        </w:rPr>
      </w:pPr>
      <w:r>
        <w:drawing>
          <wp:inline wp14:editId="36669266" wp14:anchorId="22EE3D28">
            <wp:extent cx="5514975" cy="3152775"/>
            <wp:effectExtent l="0" t="0" r="0" b="0"/>
            <wp:docPr id="690415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415716" name="Picture 690415716"/>
                    <pic:cNvPicPr/>
                  </pic:nvPicPr>
                  <pic:blipFill>
                    <a:blip xmlns:r="http://schemas.openxmlformats.org/officeDocument/2006/relationships" r:embed="rId742597905">
                      <a:extLst>
                        <a:ext uri="{28A0092B-C50C-407E-A947-70E740481C1C}">
                          <a14:useLocalDpi xmlns:a14="http://schemas.microsoft.com/office/drawing/2010/main"/>
                        </a:ext>
                      </a:extLst>
                    </a:blip>
                    <a:stretch>
                      <a:fillRect/>
                    </a:stretch>
                  </pic:blipFill>
                  <pic:spPr>
                    <a:xfrm rot="0">
                      <a:off x="0" y="0"/>
                      <a:ext cx="5514975" cy="3152775"/>
                    </a:xfrm>
                    <a:prstGeom prst="rect">
                      <a:avLst/>
                    </a:prstGeom>
                  </pic:spPr>
                </pic:pic>
              </a:graphicData>
            </a:graphic>
          </wp:inline>
        </w:drawing>
      </w:r>
    </w:p>
    <w:p w:rsidR="3F8D9CF4" w:rsidP="3F8D9CF4" w:rsidRDefault="3F8D9CF4" w14:paraId="6448ED1E" w14:textId="0A63D9A7">
      <w:pPr>
        <w:spacing w:before="240" w:after="240"/>
        <w:rPr>
          <w:rFonts w:ascii="Times New Roman" w:hAnsi="Times New Roman" w:eastAsia="Times New Roman" w:cs="Times New Roman"/>
          <w:b/>
          <w:bCs/>
          <w:sz w:val="28"/>
          <w:szCs w:val="28"/>
        </w:rPr>
      </w:pPr>
    </w:p>
    <w:p w:rsidR="39C038E0" w:rsidP="39C038E0" w:rsidRDefault="39C038E0" w14:paraId="64EEA446" w14:textId="02FB37D7">
      <w:pPr>
        <w:pStyle w:val="Normal"/>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 xml:space="preserve">2 Validation </w:t>
      </w:r>
      <w:r w:rsidRPr="39C038E0" w:rsidR="39C038E0">
        <w:rPr>
          <w:rFonts w:ascii="Times New Roman" w:hAnsi="Times New Roman" w:eastAsia="Times New Roman" w:cs="Times New Roman"/>
          <w:b w:val="1"/>
          <w:bCs w:val="1"/>
          <w:sz w:val="28"/>
          <w:szCs w:val="28"/>
        </w:rPr>
        <w:t>And</w:t>
      </w:r>
      <w:r w:rsidRPr="39C038E0" w:rsidR="39C038E0">
        <w:rPr>
          <w:rFonts w:ascii="Times New Roman" w:hAnsi="Times New Roman" w:eastAsia="Times New Roman" w:cs="Times New Roman"/>
          <w:b w:val="1"/>
          <w:bCs w:val="1"/>
          <w:sz w:val="28"/>
          <w:szCs w:val="28"/>
        </w:rPr>
        <w:t xml:space="preserve"> Extraction</w:t>
      </w:r>
    </w:p>
    <w:p w:rsidR="39C038E0" w:rsidP="39C038E0" w:rsidRDefault="39C038E0" w14:paraId="6E41AE55" w14:textId="386EA302">
      <w:pPr>
        <w:spacing w:before="240" w:after="240"/>
        <w:rPr>
          <w:rFonts w:ascii="Times New Roman" w:hAnsi="Times New Roman" w:eastAsia="Times New Roman" w:cs="Times New Roman"/>
          <w:b w:val="1"/>
          <w:bCs w:val="1"/>
          <w:sz w:val="28"/>
          <w:szCs w:val="28"/>
        </w:rPr>
      </w:pPr>
      <w:r>
        <w:drawing>
          <wp:inline wp14:editId="192F8241" wp14:anchorId="39705F9C">
            <wp:extent cx="5724525" cy="2362200"/>
            <wp:effectExtent l="0" t="0" r="0" b="0"/>
            <wp:docPr id="1842644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644201" name="Picture 1842644201"/>
                    <pic:cNvPicPr/>
                  </pic:nvPicPr>
                  <pic:blipFill>
                    <a:blip xmlns:r="http://schemas.openxmlformats.org/officeDocument/2006/relationships" r:embed="rId1093087295">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p>
    <w:p w:rsidR="39C038E0" w:rsidP="39C038E0" w:rsidRDefault="39C038E0" w14:paraId="51D85943" w14:textId="3C6477CD">
      <w:pPr>
        <w:spacing w:before="240" w:after="240"/>
        <w:rPr>
          <w:rFonts w:ascii="Times New Roman" w:hAnsi="Times New Roman" w:eastAsia="Times New Roman" w:cs="Times New Roman"/>
          <w:b w:val="1"/>
          <w:bCs w:val="1"/>
          <w:sz w:val="28"/>
          <w:szCs w:val="28"/>
        </w:rPr>
      </w:pPr>
    </w:p>
    <w:p w:rsidR="39C038E0" w:rsidP="39C038E0" w:rsidRDefault="39C038E0" w14:paraId="15C4289E" w14:textId="5AE9E557">
      <w:pPr>
        <w:spacing w:before="240" w:after="240"/>
        <w:rPr>
          <w:rFonts w:ascii="Times New Roman" w:hAnsi="Times New Roman" w:eastAsia="Times New Roman" w:cs="Times New Roman"/>
          <w:b w:val="1"/>
          <w:bCs w:val="1"/>
          <w:sz w:val="28"/>
          <w:szCs w:val="28"/>
        </w:rPr>
      </w:pPr>
      <w:r>
        <w:drawing>
          <wp:inline wp14:editId="24D6D806" wp14:anchorId="67DCD16A">
            <wp:extent cx="5724525" cy="2581275"/>
            <wp:effectExtent l="0" t="0" r="0" b="0"/>
            <wp:docPr id="1975418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418242" name="Picture 1975418242"/>
                    <pic:cNvPicPr/>
                  </pic:nvPicPr>
                  <pic:blipFill>
                    <a:blip xmlns:r="http://schemas.openxmlformats.org/officeDocument/2006/relationships" r:embed="rId1550271724">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rsidR="39C038E0" w:rsidP="39C038E0" w:rsidRDefault="39C038E0" w14:paraId="33515F58" w14:textId="3443C24B">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3. Comprehensive Invoice Management &amp; Analysis</w:t>
      </w:r>
    </w:p>
    <w:p w:rsidR="39C038E0" w:rsidP="39C038E0" w:rsidRDefault="39C038E0" w14:paraId="7EB76D22" w14:textId="6A514105">
      <w:pPr>
        <w:spacing w:before="240" w:after="240"/>
        <w:rPr>
          <w:rFonts w:ascii="Times New Roman" w:hAnsi="Times New Roman" w:eastAsia="Times New Roman" w:cs="Times New Roman"/>
          <w:b w:val="1"/>
          <w:bCs w:val="1"/>
          <w:sz w:val="28"/>
          <w:szCs w:val="28"/>
        </w:rPr>
      </w:pPr>
      <w:r>
        <w:drawing>
          <wp:inline wp14:editId="75C2AA81" wp14:anchorId="19E54BC7">
            <wp:extent cx="5724525" cy="2514600"/>
            <wp:effectExtent l="0" t="0" r="0" b="0"/>
            <wp:docPr id="1993098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098761" name="Picture 1993098761"/>
                    <pic:cNvPicPr/>
                  </pic:nvPicPr>
                  <pic:blipFill>
                    <a:blip xmlns:r="http://schemas.openxmlformats.org/officeDocument/2006/relationships" r:embed="rId1802079612">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rsidR="39C038E0" w:rsidP="39C038E0" w:rsidRDefault="39C038E0" w14:paraId="14C2E7C6" w14:textId="1F858DB2">
      <w:pPr>
        <w:spacing w:before="240" w:after="240"/>
        <w:rPr>
          <w:rFonts w:ascii="Times New Roman" w:hAnsi="Times New Roman" w:eastAsia="Times New Roman" w:cs="Times New Roman"/>
          <w:b w:val="1"/>
          <w:bCs w:val="1"/>
          <w:sz w:val="28"/>
          <w:szCs w:val="28"/>
        </w:rPr>
      </w:pPr>
    </w:p>
    <w:p w:rsidR="39C038E0" w:rsidP="39C038E0" w:rsidRDefault="39C038E0" w14:paraId="77B4B301" w14:textId="04B86FC5">
      <w:pPr>
        <w:spacing w:before="240" w:after="240"/>
        <w:rPr>
          <w:rFonts w:ascii="Times New Roman" w:hAnsi="Times New Roman" w:eastAsia="Times New Roman" w:cs="Times New Roman"/>
          <w:b w:val="1"/>
          <w:bCs w:val="1"/>
          <w:sz w:val="28"/>
          <w:szCs w:val="28"/>
        </w:rPr>
      </w:pPr>
    </w:p>
    <w:p w:rsidR="39C038E0" w:rsidP="39C038E0" w:rsidRDefault="39C038E0" w14:paraId="06057773" w14:textId="71BBFD65">
      <w:pPr>
        <w:spacing w:before="240" w:after="240"/>
        <w:rPr>
          <w:rFonts w:ascii="Times New Roman" w:hAnsi="Times New Roman" w:eastAsia="Times New Roman" w:cs="Times New Roman"/>
          <w:b w:val="1"/>
          <w:bCs w:val="1"/>
          <w:sz w:val="28"/>
          <w:szCs w:val="28"/>
        </w:rPr>
      </w:pPr>
    </w:p>
    <w:p w:rsidR="39C038E0" w:rsidP="39C038E0" w:rsidRDefault="39C038E0" w14:paraId="750E9A31" w14:textId="6D17476E">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 xml:space="preserve">4. Advance Search And Filter </w:t>
      </w:r>
    </w:p>
    <w:p w:rsidR="39C038E0" w:rsidP="39C038E0" w:rsidRDefault="39C038E0" w14:paraId="24023A51" w14:textId="212353A0">
      <w:pPr>
        <w:spacing w:before="240" w:after="240"/>
        <w:rPr>
          <w:rFonts w:ascii="Times New Roman" w:hAnsi="Times New Roman" w:eastAsia="Times New Roman" w:cs="Times New Roman"/>
          <w:b w:val="1"/>
          <w:bCs w:val="1"/>
          <w:sz w:val="28"/>
          <w:szCs w:val="28"/>
        </w:rPr>
      </w:pPr>
      <w:r>
        <w:drawing>
          <wp:inline wp14:editId="47D81B8B" wp14:anchorId="5AF12C98">
            <wp:extent cx="5724525" cy="3267075"/>
            <wp:effectExtent l="0" t="0" r="0" b="0"/>
            <wp:docPr id="592390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390277" name="Picture 592390277"/>
                    <pic:cNvPicPr/>
                  </pic:nvPicPr>
                  <pic:blipFill>
                    <a:blip xmlns:r="http://schemas.openxmlformats.org/officeDocument/2006/relationships" r:embed="rId1414838317">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39C038E0" w:rsidP="39C038E0" w:rsidRDefault="39C038E0" w14:paraId="493EF7AD" w14:textId="1A5CA97B">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5. Analytics</w:t>
      </w:r>
    </w:p>
    <w:p w:rsidR="39C038E0" w:rsidP="39C038E0" w:rsidRDefault="39C038E0" w14:paraId="3185CB22" w14:textId="524CDF44">
      <w:pPr>
        <w:spacing w:before="240" w:after="240"/>
        <w:rPr>
          <w:rFonts w:ascii="Times New Roman" w:hAnsi="Times New Roman" w:eastAsia="Times New Roman" w:cs="Times New Roman"/>
          <w:b w:val="1"/>
          <w:bCs w:val="1"/>
          <w:sz w:val="28"/>
          <w:szCs w:val="28"/>
        </w:rPr>
      </w:pPr>
      <w:r>
        <w:drawing>
          <wp:inline wp14:editId="1F395733" wp14:anchorId="21AD429B">
            <wp:extent cx="5724525" cy="2047875"/>
            <wp:effectExtent l="0" t="0" r="0" b="0"/>
            <wp:docPr id="733413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413064" name="Picture 733413064"/>
                    <pic:cNvPicPr/>
                  </pic:nvPicPr>
                  <pic:blipFill>
                    <a:blip xmlns:r="http://schemas.openxmlformats.org/officeDocument/2006/relationships" r:embed="rId461551712">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p>
    <w:p w:rsidR="39C038E0" w:rsidP="39C038E0" w:rsidRDefault="39C038E0" w14:paraId="160BE6B0" w14:textId="21E57DAA">
      <w:pPr>
        <w:spacing w:before="240" w:after="240"/>
        <w:rPr>
          <w:rFonts w:ascii="Times New Roman" w:hAnsi="Times New Roman" w:eastAsia="Times New Roman" w:cs="Times New Roman"/>
          <w:b w:val="1"/>
          <w:bCs w:val="1"/>
          <w:sz w:val="28"/>
          <w:szCs w:val="28"/>
        </w:rPr>
      </w:pPr>
      <w:r>
        <w:drawing>
          <wp:inline wp14:editId="316E43F3" wp14:anchorId="6C267CD3">
            <wp:extent cx="5724525" cy="3095625"/>
            <wp:effectExtent l="0" t="0" r="0" b="0"/>
            <wp:docPr id="867165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165872" name="Picture 867165872"/>
                    <pic:cNvPicPr/>
                  </pic:nvPicPr>
                  <pic:blipFill>
                    <a:blip xmlns:r="http://schemas.openxmlformats.org/officeDocument/2006/relationships" r:embed="rId1407988343">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39C038E0" w:rsidP="39C038E0" w:rsidRDefault="39C038E0" w14:paraId="0F644A32" w14:textId="056C166B">
      <w:pPr>
        <w:spacing w:before="240" w:after="240"/>
        <w:rPr>
          <w:rFonts w:ascii="Times New Roman" w:hAnsi="Times New Roman" w:eastAsia="Times New Roman" w:cs="Times New Roman"/>
          <w:b w:val="1"/>
          <w:bCs w:val="1"/>
          <w:sz w:val="28"/>
          <w:szCs w:val="28"/>
        </w:rPr>
      </w:pPr>
      <w:r>
        <w:drawing>
          <wp:inline wp14:editId="7CD796D8" wp14:anchorId="31D22569">
            <wp:extent cx="5724525" cy="3019425"/>
            <wp:effectExtent l="0" t="0" r="0" b="0"/>
            <wp:docPr id="1479315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315522" name="Picture 1479315522"/>
                    <pic:cNvPicPr/>
                  </pic:nvPicPr>
                  <pic:blipFill>
                    <a:blip xmlns:r="http://schemas.openxmlformats.org/officeDocument/2006/relationships" r:embed="rId1323713404">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p>
    <w:p w:rsidR="3F8D9CF4" w:rsidP="3F8D9CF4" w:rsidRDefault="3F8D9CF4" w14:paraId="7C26433E" w14:textId="567D0935">
      <w:pPr>
        <w:spacing w:before="240" w:after="240"/>
        <w:rPr>
          <w:rFonts w:ascii="Times New Roman" w:hAnsi="Times New Roman" w:eastAsia="Times New Roman" w:cs="Times New Roman"/>
          <w:b/>
          <w:bCs/>
          <w:sz w:val="28"/>
          <w:szCs w:val="28"/>
        </w:rPr>
      </w:pPr>
      <w:r w:rsidRPr="39C038E0" w:rsidR="39C038E0">
        <w:rPr>
          <w:rFonts w:ascii="Times New Roman" w:hAnsi="Times New Roman" w:eastAsia="Times New Roman" w:cs="Times New Roman"/>
          <w:b w:val="1"/>
          <w:bCs w:val="1"/>
          <w:sz w:val="28"/>
          <w:szCs w:val="28"/>
        </w:rPr>
        <w:t>13.  Error Handling &amp; Validation</w:t>
      </w:r>
    </w:p>
    <w:p w:rsidR="3F8D9CF4" w:rsidP="39C038E0" w:rsidRDefault="3F8D9CF4" w14:paraId="045B6697" w14:textId="1E92408E">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The system employs a comprehensive, multi-layered error handling and validation framework designed to maintain strict data integrity and operational resilience across the entire digitization lifecycle. Beginning at the ingestion point, the system rigorously validates incoming inputs for file corruption, format compliance, and security risks to prevent system instability. During the processing phase, structured exception handling manages runtime anomalies—such as OCR low-confidence scores or network timeouts—by utilizing automatic retry mechanisms and isolating problematic files into exception queues rather than halting the workflow.</w:t>
      </w:r>
    </w:p>
    <w:p w:rsidR="3F8D9CF4" w:rsidP="39C038E0" w:rsidRDefault="3F8D9CF4" w14:paraId="0312F0D5" w14:textId="5C082D37">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 xml:space="preserve"> </w:t>
      </w:r>
    </w:p>
    <w:p w:rsidR="3F8D9CF4" w:rsidP="39C038E0" w:rsidRDefault="3F8D9CF4" w14:paraId="3CE8AAE1" w14:textId="0450F68B">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10.1 Upload-Level Validation </w:t>
      </w:r>
    </w:p>
    <w:p w:rsidR="3F8D9CF4" w:rsidP="39C038E0" w:rsidRDefault="3F8D9CF4" w14:paraId="782832F4" w14:textId="7CC6201C">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3FF77875" w14:textId="5B95E61C">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Upload-level validation acts as the critical gatekeeper for the system, preventing invalid or malicious data from entering the digitization pipeline at the source. This mechanism strictly enforces file format compatibility by accepting only JPG, PNG, and PDF documents, while simultaneously applying maximum file size limits to ensure optimal performance and resource allocation. To prevent redundancy, the system utilizes file hashing algorithms to instantly detect and reject unchanged re-uploads, ensuring that duplicate files do not consume unnecessary processing power.</w:t>
      </w:r>
    </w:p>
    <w:p w:rsidR="3F8D9CF4" w:rsidP="39C038E0" w:rsidRDefault="3F8D9CF4" w14:paraId="1E2855E6" w14:textId="7275F224">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 xml:space="preserve"> </w:t>
      </w:r>
    </w:p>
    <w:p w:rsidR="3F8D9CF4" w:rsidP="39C038E0" w:rsidRDefault="3F8D9CF4" w14:paraId="445CBFF1" w14:textId="007D45B1">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10.2 Ingestion &amp; Preprocessing Safety </w:t>
      </w:r>
    </w:p>
    <w:p w:rsidR="3F8D9CF4" w:rsidP="39C038E0" w:rsidRDefault="3F8D9CF4" w14:paraId="393CCCF7" w14:textId="3FDAE2CA">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339B0705" w14:textId="7D5E8B26">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The Ingestion and Preprocessing Safety layer serves as a robust buffer that ensures continuous system operation even when encountering imperfect input or resource constraints. It handles corrupted or partially readable files gracefully by isolating these exceptions and logging specific errors rather than allowing them to crash the application or stall the queue. To protect system memory and prevent performance bottlenecks, the module enforces strict page limits on PDF documents, effectively mitigating the risk of resource exhaustion during the processing of large files.</w:t>
      </w:r>
    </w:p>
    <w:p w:rsidR="3F8D9CF4" w:rsidP="39C038E0" w:rsidRDefault="3F8D9CF4" w14:paraId="7599702E" w14:textId="6CA11170">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374AB990" w14:textId="1C878199">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10.3 OCR &amp; AI Extraction Handling </w:t>
      </w:r>
    </w:p>
    <w:p w:rsidR="3F8D9CF4" w:rsidP="39C038E0" w:rsidRDefault="3F8D9CF4" w14:paraId="2765B9CB" w14:textId="684AEE89">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1C4093A3" w14:textId="6042CEA0">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To ensure structural consistency and seamless integration, the system strictly enforces a JSON-only output format from the Gemini AI, guaranteeing that all extracted data conforms to a standardized, machine-readable schema. It actively monitors these responses to instantly detect and flag malformed syntax or incomplete data that falls short of validation requirements. In instances where the AI generation fails or produces unusable output, the system automatically triggers a fallback mechanism that retrieves the raw OCR text, enabling a secondary extraction attempt to preserve data availability and accuracy despite potential AI anomalies.</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34E26FD5" w14:textId="7736FA92">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15BA949A" w14:textId="7B6650E2">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10.4 Regex &amp; NLP Fallback Recovery </w:t>
      </w:r>
    </w:p>
    <w:p w:rsidR="3F8D9CF4" w:rsidP="39C038E0" w:rsidRDefault="3F8D9CF4" w14:paraId="7CE0B2B2" w14:textId="208CDD8E">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5777D067" w14:textId="035A8109">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To maximize extraction accuracy, the system employs a hybrid refinement strategy that first scans the primary AI output to identify specific fields that are missing or flagged as low-confidence. It then attempts to recover these "weak" data points using targeted regex-based extraction patterns for structured elements like dates, transaction totals, tax amounts, and currency codes, while simultaneously utilizing the spaCy NLP model to contextually detect vendor names. Crucially, this secondary process operates non-destructively; it selectively overrides only the identified weak fields, strictly preserving the high-quality results where the AI model has demonstrated strong confidence.</w:t>
      </w:r>
    </w:p>
    <w:p w:rsidR="3F8D9CF4" w:rsidP="39C038E0" w:rsidRDefault="3F8D9CF4" w14:paraId="707D975B" w14:textId="3E1BDA6D">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7334C160" w14:textId="155E97E4">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10.5 Data Normalization Controls </w:t>
      </w:r>
    </w:p>
    <w:p w:rsidR="3F8D9CF4" w:rsidP="39C038E0" w:rsidRDefault="3F8D9CF4" w14:paraId="054B4656" w14:textId="34301A94">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1B2D14C1" w14:textId="6E44D9A2">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The Data Normalization Controls serve as the final standardization layer, systematically converting all extracted values into safe, consistent formats to ensure uniformity across the dataset. This process includes standardizing text fields to uppercase for improved consistency and searchability, while simultaneously applying predefined default values to automatically fill any missing or null fields.</w:t>
      </w:r>
    </w:p>
    <w:p w:rsidR="3F8D9CF4" w:rsidP="39C038E0" w:rsidRDefault="3F8D9CF4" w14:paraId="40F028F6" w14:textId="2A68E60D">
      <w:pPr>
        <w:spacing w:before="0" w:beforeAutospacing="off" w:after="0" w:afterAutospacing="off"/>
        <w:jc w:val="left"/>
      </w:pPr>
      <w:r w:rsidRPr="39C038E0" w:rsidR="39C038E0">
        <w:rPr>
          <w:rFonts w:ascii="Times New Roman" w:hAnsi="Times New Roman" w:eastAsia="Times New Roman" w:cs="Times New Roman"/>
          <w:noProof w:val="0"/>
          <w:sz w:val="24"/>
          <w:szCs w:val="24"/>
          <w:lang w:val="en-IN"/>
        </w:rPr>
        <w:t xml:space="preserve"> </w:t>
      </w:r>
    </w:p>
    <w:p w:rsidR="3F8D9CF4" w:rsidP="39C038E0" w:rsidRDefault="3F8D9CF4" w14:paraId="464E0AAD" w14:textId="0E743D67">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155751B2" w14:textId="4DDABC80">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10.6 Amount Validation </w:t>
      </w:r>
    </w:p>
    <w:p w:rsidR="3F8D9CF4" w:rsidP="39C038E0" w:rsidRDefault="3F8D9CF4" w14:paraId="6E3533FD" w14:textId="2787E80A">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Supports both tax-inclusive and tax-exclusive bills </w:t>
      </w:r>
    </w:p>
    <w:p w:rsidR="3F8D9CF4" w:rsidP="39C038E0" w:rsidRDefault="3F8D9CF4" w14:paraId="125EC1BD" w14:textId="7CA22249">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Allows tolerance for OCR rounding errors </w:t>
      </w:r>
    </w:p>
    <w:p w:rsidR="3F8D9CF4" w:rsidP="39C038E0" w:rsidRDefault="3F8D9CF4" w14:paraId="39FBE403" w14:textId="32414F83">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Displays warnings instead of blocking user actions </w:t>
      </w:r>
    </w:p>
    <w:p w:rsidR="3F8D9CF4" w:rsidP="39C038E0" w:rsidRDefault="3F8D9CF4" w14:paraId="5A5C545B" w14:textId="1AED0956">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31146795" w14:textId="52ADCC0D">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10.7 Duplicate Detection</w:t>
      </w:r>
      <w:r w:rsidRPr="39C038E0" w:rsidR="39C038E0">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3F8D9CF4" w:rsidP="39C038E0" w:rsidRDefault="3F8D9CF4" w14:paraId="73A045E7" w14:textId="1B420851">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3F8D9CF4" w:rsidP="39C038E0" w:rsidRDefault="3F8D9CF4" w14:paraId="5F9880B4" w14:textId="76D4F01B">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Detects duplicates using invoice number, vendor, date, and amount </w:t>
      </w:r>
    </w:p>
    <w:p w:rsidR="3F8D9CF4" w:rsidP="39C038E0" w:rsidRDefault="3F8D9CF4" w14:paraId="2D316875" w14:textId="24136AC7">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Prevents accidental double storage of bills </w:t>
      </w:r>
    </w:p>
    <w:p w:rsidR="3F8D9CF4" w:rsidP="39C038E0" w:rsidRDefault="3F8D9CF4" w14:paraId="56F4F8B4" w14:textId="799F20D8">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735003F9" w14:textId="761DFC3E">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10.8 Database Safety </w:t>
      </w:r>
    </w:p>
    <w:p w:rsidR="3F8D9CF4" w:rsidP="39C038E0" w:rsidRDefault="3F8D9CF4" w14:paraId="27AF8B2E" w14:textId="6B406594">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72FC5E5F" w14:textId="75DA424F">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Uses transaction-based inserts </w:t>
      </w:r>
    </w:p>
    <w:p w:rsidR="3F8D9CF4" w:rsidP="39C038E0" w:rsidRDefault="3F8D9CF4" w14:paraId="4ECBA115" w14:textId="4AEB5C0D">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Rolls back on failures </w:t>
      </w:r>
    </w:p>
    <w:p w:rsidR="3F8D9CF4" w:rsidP="39C038E0" w:rsidRDefault="3F8D9CF4" w14:paraId="6056EACF" w14:textId="35A54CB5">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Maintains referential integrity with foreign keys </w:t>
      </w:r>
    </w:p>
    <w:p w:rsidR="3F8D9CF4" w:rsidP="39C038E0" w:rsidRDefault="3F8D9CF4" w14:paraId="2915DCF4" w14:textId="6BDE1B86">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24"/>
          <w:szCs w:val="24"/>
          <w:lang w:val="en-IN"/>
        </w:rPr>
        <w:t xml:space="preserve"> </w:t>
      </w:r>
    </w:p>
    <w:p w:rsidR="3F8D9CF4" w:rsidP="39C038E0" w:rsidRDefault="3F8D9CF4" w14:paraId="59F4CCE1" w14:textId="04660FD5">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10.9 User Feedback </w:t>
      </w:r>
    </w:p>
    <w:p w:rsidR="3F8D9CF4" w:rsidP="39C038E0" w:rsidRDefault="3F8D9CF4" w14:paraId="0A205A43" w14:textId="3ABFD271">
      <w:pPr>
        <w:spacing w:before="0" w:beforeAutospacing="off" w:after="0" w:afterAutospacing="off"/>
        <w:jc w:val="left"/>
      </w:pPr>
      <w:r w:rsidRPr="39C038E0" w:rsidR="39C038E0">
        <w:rPr>
          <w:rFonts w:ascii="Times New Roman" w:hAnsi="Times New Roman" w:eastAsia="Times New Roman" w:cs="Times New Roman"/>
          <w:b w:val="1"/>
          <w:bCs w:val="1"/>
          <w:noProof w:val="0"/>
          <w:color w:val="000000" w:themeColor="text1" w:themeTint="FF" w:themeShade="FF"/>
          <w:sz w:val="28"/>
          <w:szCs w:val="28"/>
          <w:lang w:val="en-IN"/>
        </w:rPr>
        <w:t xml:space="preserve"> </w:t>
      </w:r>
    </w:p>
    <w:p w:rsidR="3F8D9CF4" w:rsidP="39C038E0" w:rsidRDefault="3F8D9CF4" w14:paraId="46036C13" w14:textId="0FFE7EF7">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Clear warnings and error messages </w:t>
      </w:r>
    </w:p>
    <w:p w:rsidR="3F8D9CF4" w:rsidP="39C038E0" w:rsidRDefault="3F8D9CF4" w14:paraId="0AC356D4" w14:textId="0050100D">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 xml:space="preserve">No application crashes on failure </w:t>
      </w:r>
    </w:p>
    <w:p w:rsidR="3F8D9CF4" w:rsidP="39C038E0" w:rsidRDefault="3F8D9CF4" w14:paraId="25C3CB29" w14:textId="3E03D555">
      <w:pPr>
        <w:spacing w:before="0" w:beforeAutospacing="off" w:after="0" w:afterAutospacing="off"/>
        <w:jc w:val="left"/>
      </w:pPr>
      <w:r w:rsidRPr="39C038E0" w:rsidR="39C038E0">
        <w:rPr>
          <w:rFonts w:ascii="Times New Roman" w:hAnsi="Times New Roman" w:eastAsia="Times New Roman" w:cs="Times New Roman"/>
          <w:noProof w:val="0"/>
          <w:color w:val="000000" w:themeColor="text1" w:themeTint="FF" w:themeShade="FF"/>
          <w:sz w:val="19"/>
          <w:szCs w:val="19"/>
          <w:lang w:val="en-IN"/>
        </w:rPr>
        <w:t xml:space="preserve">• </w:t>
      </w:r>
      <w:r w:rsidRPr="39C038E0" w:rsidR="39C038E0">
        <w:rPr>
          <w:rFonts w:ascii="Times New Roman" w:hAnsi="Times New Roman" w:eastAsia="Times New Roman" w:cs="Times New Roman"/>
          <w:noProof w:val="0"/>
          <w:color w:val="000000" w:themeColor="text1" w:themeTint="FF" w:themeShade="FF"/>
          <w:sz w:val="24"/>
          <w:szCs w:val="24"/>
          <w:lang w:val="en-IN"/>
        </w:rPr>
        <w:t>User remains in control of final actions</w:t>
      </w:r>
    </w:p>
    <w:p w:rsidR="3F8D9CF4" w:rsidP="39C038E0" w:rsidRDefault="3F8D9CF4" w14:paraId="6FBF35C8" w14:textId="7B24F987">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IN"/>
        </w:rPr>
      </w:pPr>
    </w:p>
    <w:p w:rsidR="3F8D9CF4" w:rsidP="3F8D9CF4" w:rsidRDefault="3F8D9CF4" w14:paraId="09CA8269" w14:textId="0F9BB86C">
      <w:pPr>
        <w:spacing w:before="240" w:after="240"/>
        <w:rPr>
          <w:rFonts w:ascii="Times New Roman" w:hAnsi="Times New Roman" w:eastAsia="Times New Roman" w:cs="Times New Roman"/>
          <w:b w:val="1"/>
          <w:bCs w:val="1"/>
          <w:sz w:val="28"/>
          <w:szCs w:val="28"/>
        </w:rPr>
      </w:pPr>
    </w:p>
    <w:p w:rsidR="3F8D9CF4" w:rsidP="3F8D9CF4" w:rsidRDefault="3F8D9CF4" w14:paraId="5D418375" w14:textId="4A24E0DE">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14. Project Work Timeline</w:t>
      </w:r>
    </w:p>
    <w:tbl>
      <w:tblPr>
        <w:tblStyle w:val="TableGrid"/>
        <w:tblW w:w="0" w:type="auto"/>
        <w:tblLook w:val="06A0" w:firstRow="1" w:lastRow="0" w:firstColumn="1" w:lastColumn="0" w:noHBand="1" w:noVBand="1"/>
      </w:tblPr>
      <w:tblGrid>
        <w:gridCol w:w="3005"/>
        <w:gridCol w:w="3005"/>
        <w:gridCol w:w="3005"/>
      </w:tblGrid>
      <w:tr w:rsidR="39C038E0" w:rsidTr="39C038E0" w14:paraId="6BA8C79B">
        <w:trPr>
          <w:trHeight w:val="300"/>
        </w:trPr>
        <w:tc>
          <w:tcPr>
            <w:tcW w:w="3005" w:type="dxa"/>
            <w:tcMar/>
          </w:tcPr>
          <w:p w:rsidR="39C038E0" w:rsidP="39C038E0" w:rsidRDefault="39C038E0" w14:paraId="78E05965" w14:textId="601B5E4C">
            <w:pPr>
              <w:spacing w:before="0" w:beforeAutospacing="off" w:after="0" w:afterAutospacing="off"/>
              <w:jc w:val="center"/>
            </w:pPr>
            <w:r w:rsidRPr="39C038E0" w:rsidR="39C038E0">
              <w:rPr>
                <w:b w:val="1"/>
                <w:bCs w:val="1"/>
              </w:rPr>
              <w:t>Day</w:t>
            </w:r>
          </w:p>
        </w:tc>
        <w:tc>
          <w:tcPr>
            <w:tcW w:w="3005" w:type="dxa"/>
            <w:tcMar/>
          </w:tcPr>
          <w:p w:rsidR="39C038E0" w:rsidP="39C038E0" w:rsidRDefault="39C038E0" w14:paraId="5A6D0B98" w14:textId="419B1991">
            <w:pPr>
              <w:spacing w:before="0" w:beforeAutospacing="off" w:after="0" w:afterAutospacing="off"/>
              <w:jc w:val="center"/>
            </w:pPr>
            <w:r w:rsidRPr="39C038E0" w:rsidR="39C038E0">
              <w:rPr>
                <w:b w:val="1"/>
                <w:bCs w:val="1"/>
              </w:rPr>
              <w:t>Date</w:t>
            </w:r>
          </w:p>
        </w:tc>
        <w:tc>
          <w:tcPr>
            <w:tcW w:w="3005" w:type="dxa"/>
            <w:tcMar/>
          </w:tcPr>
          <w:p w:rsidR="39C038E0" w:rsidP="39C038E0" w:rsidRDefault="39C038E0" w14:paraId="3C0F5CE7" w14:textId="7AF44429">
            <w:pPr>
              <w:spacing w:before="0" w:beforeAutospacing="off" w:after="0" w:afterAutospacing="off"/>
              <w:jc w:val="center"/>
            </w:pPr>
            <w:r w:rsidRPr="39C038E0" w:rsidR="39C038E0">
              <w:rPr>
                <w:b w:val="1"/>
                <w:bCs w:val="1"/>
              </w:rPr>
              <w:t>Work Description</w:t>
            </w:r>
          </w:p>
        </w:tc>
      </w:tr>
      <w:tr w:rsidR="39C038E0" w:rsidTr="39C038E0" w14:paraId="14BABCA4">
        <w:trPr>
          <w:trHeight w:val="300"/>
        </w:trPr>
        <w:tc>
          <w:tcPr>
            <w:tcW w:w="3005" w:type="dxa"/>
            <w:tcMar/>
          </w:tcPr>
          <w:p w:rsidR="39C038E0" w:rsidP="39C038E0" w:rsidRDefault="39C038E0" w14:paraId="65225AC9" w14:textId="7589A8C1">
            <w:pPr>
              <w:spacing w:before="0" w:beforeAutospacing="off" w:after="0" w:afterAutospacing="off"/>
            </w:pPr>
            <w:r w:rsidR="39C038E0">
              <w:rPr/>
              <w:t>Day 1</w:t>
            </w:r>
          </w:p>
        </w:tc>
        <w:tc>
          <w:tcPr>
            <w:tcW w:w="3005" w:type="dxa"/>
            <w:tcMar/>
          </w:tcPr>
          <w:p w:rsidR="39C038E0" w:rsidP="39C038E0" w:rsidRDefault="39C038E0" w14:paraId="421C3EB6" w14:textId="241C2DB6">
            <w:pPr>
              <w:spacing w:before="0" w:beforeAutospacing="off" w:after="0" w:afterAutospacing="off"/>
            </w:pPr>
            <w:r w:rsidR="39C038E0">
              <w:rPr/>
              <w:t>29 Dec 2025</w:t>
            </w:r>
          </w:p>
        </w:tc>
        <w:tc>
          <w:tcPr>
            <w:tcW w:w="3005" w:type="dxa"/>
            <w:tcMar/>
          </w:tcPr>
          <w:p w:rsidR="39C038E0" w:rsidP="39C038E0" w:rsidRDefault="39C038E0" w14:paraId="021BE2AC" w14:textId="305A5E01">
            <w:pPr>
              <w:spacing w:before="0" w:beforeAutospacing="off" w:after="0" w:afterAutospacing="off"/>
            </w:pPr>
            <w:r w:rsidR="39C038E0">
              <w:rPr/>
              <w:t>Project planning, requirement analysis, and finalization of system architecture.</w:t>
            </w:r>
          </w:p>
        </w:tc>
      </w:tr>
      <w:tr w:rsidR="39C038E0" w:rsidTr="39C038E0" w14:paraId="57BD0BC2">
        <w:trPr>
          <w:trHeight w:val="300"/>
        </w:trPr>
        <w:tc>
          <w:tcPr>
            <w:tcW w:w="3005" w:type="dxa"/>
            <w:tcMar/>
          </w:tcPr>
          <w:p w:rsidR="39C038E0" w:rsidP="39C038E0" w:rsidRDefault="39C038E0" w14:paraId="41723F0F" w14:textId="0499C3A1">
            <w:pPr>
              <w:spacing w:before="0" w:beforeAutospacing="off" w:after="0" w:afterAutospacing="off"/>
            </w:pPr>
            <w:r w:rsidR="39C038E0">
              <w:rPr/>
              <w:t>Day 2</w:t>
            </w:r>
          </w:p>
        </w:tc>
        <w:tc>
          <w:tcPr>
            <w:tcW w:w="3005" w:type="dxa"/>
            <w:tcMar/>
          </w:tcPr>
          <w:p w:rsidR="39C038E0" w:rsidP="39C038E0" w:rsidRDefault="39C038E0" w14:paraId="4BB78CA2" w14:textId="5265BAB9">
            <w:pPr>
              <w:spacing w:before="0" w:beforeAutospacing="off" w:after="0" w:afterAutospacing="off"/>
            </w:pPr>
            <w:r w:rsidR="39C038E0">
              <w:rPr/>
              <w:t>30 Dec 2025</w:t>
            </w:r>
          </w:p>
        </w:tc>
        <w:tc>
          <w:tcPr>
            <w:tcW w:w="3005" w:type="dxa"/>
            <w:tcMar/>
          </w:tcPr>
          <w:p w:rsidR="39C038E0" w:rsidP="39C038E0" w:rsidRDefault="39C038E0" w14:paraId="46AEB717" w14:textId="0B9FA703">
            <w:pPr>
              <w:spacing w:before="0" w:beforeAutospacing="off" w:after="0" w:afterAutospacing="off"/>
            </w:pPr>
            <w:r w:rsidR="39C038E0">
              <w:rPr/>
              <w:t>Database schema design with tables, foreign keys, and referential integrity setup.</w:t>
            </w:r>
          </w:p>
        </w:tc>
      </w:tr>
      <w:tr w:rsidR="39C038E0" w:rsidTr="39C038E0" w14:paraId="7465ADAC">
        <w:trPr>
          <w:trHeight w:val="300"/>
        </w:trPr>
        <w:tc>
          <w:tcPr>
            <w:tcW w:w="3005" w:type="dxa"/>
            <w:tcMar/>
          </w:tcPr>
          <w:p w:rsidR="39C038E0" w:rsidP="39C038E0" w:rsidRDefault="39C038E0" w14:paraId="6C96BCD3" w14:textId="527C1DE3">
            <w:pPr>
              <w:spacing w:before="0" w:beforeAutospacing="off" w:after="0" w:afterAutospacing="off"/>
            </w:pPr>
            <w:r w:rsidR="39C038E0">
              <w:rPr/>
              <w:t>Day 3</w:t>
            </w:r>
          </w:p>
        </w:tc>
        <w:tc>
          <w:tcPr>
            <w:tcW w:w="3005" w:type="dxa"/>
            <w:tcMar/>
          </w:tcPr>
          <w:p w:rsidR="39C038E0" w:rsidP="39C038E0" w:rsidRDefault="39C038E0" w14:paraId="0E26B336" w14:textId="6B97571D">
            <w:pPr>
              <w:spacing w:before="0" w:beforeAutospacing="off" w:after="0" w:afterAutospacing="off"/>
            </w:pPr>
            <w:r w:rsidR="39C038E0">
              <w:rPr/>
              <w:t>31 Dec 2025</w:t>
            </w:r>
          </w:p>
        </w:tc>
        <w:tc>
          <w:tcPr>
            <w:tcW w:w="3005" w:type="dxa"/>
            <w:tcMar/>
          </w:tcPr>
          <w:p w:rsidR="39C038E0" w:rsidP="39C038E0" w:rsidRDefault="39C038E0" w14:paraId="50D7FF78" w14:textId="5367D93D">
            <w:pPr>
              <w:spacing w:before="0" w:beforeAutospacing="off" w:after="0" w:afterAutospacing="off"/>
            </w:pPr>
            <w:r w:rsidR="39C038E0">
              <w:rPr/>
              <w:t>Implementation of basic project structure and folder organization.</w:t>
            </w:r>
          </w:p>
        </w:tc>
      </w:tr>
      <w:tr w:rsidR="39C038E0" w:rsidTr="39C038E0" w14:paraId="3BCE13D4">
        <w:trPr>
          <w:trHeight w:val="300"/>
        </w:trPr>
        <w:tc>
          <w:tcPr>
            <w:tcW w:w="3005" w:type="dxa"/>
            <w:tcMar/>
          </w:tcPr>
          <w:p w:rsidR="39C038E0" w:rsidP="39C038E0" w:rsidRDefault="39C038E0" w14:paraId="276BA278" w14:textId="2C855776">
            <w:pPr>
              <w:spacing w:before="0" w:beforeAutospacing="off" w:after="0" w:afterAutospacing="off"/>
            </w:pPr>
            <w:r w:rsidR="39C038E0">
              <w:rPr/>
              <w:t>Day 4</w:t>
            </w:r>
          </w:p>
        </w:tc>
        <w:tc>
          <w:tcPr>
            <w:tcW w:w="3005" w:type="dxa"/>
            <w:tcMar/>
          </w:tcPr>
          <w:p w:rsidR="39C038E0" w:rsidP="39C038E0" w:rsidRDefault="39C038E0" w14:paraId="5A1926EA" w14:textId="3A2DAE08">
            <w:pPr>
              <w:spacing w:before="0" w:beforeAutospacing="off" w:after="0" w:afterAutospacing="off"/>
            </w:pPr>
            <w:r w:rsidR="39C038E0">
              <w:rPr/>
              <w:t>01 Jan 2026</w:t>
            </w:r>
          </w:p>
        </w:tc>
        <w:tc>
          <w:tcPr>
            <w:tcW w:w="3005" w:type="dxa"/>
            <w:tcMar/>
          </w:tcPr>
          <w:p w:rsidR="39C038E0" w:rsidP="39C038E0" w:rsidRDefault="39C038E0" w14:paraId="0E2CD9A3" w14:textId="040A613D">
            <w:pPr>
              <w:spacing w:before="0" w:beforeAutospacing="off" w:after="0" w:afterAutospacing="off"/>
            </w:pPr>
            <w:r w:rsidR="39C038E0">
              <w:rPr/>
              <w:t>Development of upload module with file format validation (JPG, PNG, PDF).</w:t>
            </w:r>
          </w:p>
        </w:tc>
      </w:tr>
      <w:tr w:rsidR="39C038E0" w:rsidTr="39C038E0" w14:paraId="5985EB9C">
        <w:trPr>
          <w:trHeight w:val="300"/>
        </w:trPr>
        <w:tc>
          <w:tcPr>
            <w:tcW w:w="3005" w:type="dxa"/>
            <w:tcMar/>
          </w:tcPr>
          <w:p w:rsidR="39C038E0" w:rsidP="39C038E0" w:rsidRDefault="39C038E0" w14:paraId="444B1756" w14:textId="797C69DF">
            <w:pPr>
              <w:spacing w:before="0" w:beforeAutospacing="off" w:after="0" w:afterAutospacing="off"/>
            </w:pPr>
            <w:r w:rsidR="39C038E0">
              <w:rPr/>
              <w:t>Day 5</w:t>
            </w:r>
          </w:p>
        </w:tc>
        <w:tc>
          <w:tcPr>
            <w:tcW w:w="3005" w:type="dxa"/>
            <w:tcMar/>
          </w:tcPr>
          <w:p w:rsidR="39C038E0" w:rsidP="39C038E0" w:rsidRDefault="39C038E0" w14:paraId="1152CEBE" w14:textId="0944745C">
            <w:pPr>
              <w:spacing w:before="0" w:beforeAutospacing="off" w:after="0" w:afterAutospacing="off"/>
            </w:pPr>
            <w:r w:rsidR="39C038E0">
              <w:rPr/>
              <w:t>02 Jan 2026</w:t>
            </w:r>
          </w:p>
        </w:tc>
        <w:tc>
          <w:tcPr>
            <w:tcW w:w="3005" w:type="dxa"/>
            <w:tcMar/>
          </w:tcPr>
          <w:p w:rsidR="39C038E0" w:rsidP="39C038E0" w:rsidRDefault="39C038E0" w14:paraId="1206AE66" w14:textId="650F3D71">
            <w:pPr>
              <w:spacing w:before="0" w:beforeAutospacing="off" w:after="0" w:afterAutospacing="off"/>
            </w:pPr>
            <w:r w:rsidR="39C038E0">
              <w:rPr/>
              <w:t>Implementation of file size limits and file hashing for duplicate upload prevention.</w:t>
            </w:r>
          </w:p>
        </w:tc>
      </w:tr>
      <w:tr w:rsidR="39C038E0" w:rsidTr="39C038E0" w14:paraId="08E32DC5">
        <w:trPr>
          <w:trHeight w:val="300"/>
        </w:trPr>
        <w:tc>
          <w:tcPr>
            <w:tcW w:w="3005" w:type="dxa"/>
            <w:tcMar/>
          </w:tcPr>
          <w:p w:rsidR="39C038E0" w:rsidP="39C038E0" w:rsidRDefault="39C038E0" w14:paraId="67B31779" w14:textId="0A3D5F3F">
            <w:pPr>
              <w:spacing w:before="0" w:beforeAutospacing="off" w:after="0" w:afterAutospacing="off"/>
            </w:pPr>
            <w:r w:rsidR="39C038E0">
              <w:rPr/>
              <w:t>Day 6</w:t>
            </w:r>
          </w:p>
        </w:tc>
        <w:tc>
          <w:tcPr>
            <w:tcW w:w="3005" w:type="dxa"/>
            <w:tcMar/>
          </w:tcPr>
          <w:p w:rsidR="39C038E0" w:rsidP="39C038E0" w:rsidRDefault="39C038E0" w14:paraId="7082C870" w14:textId="50F81566">
            <w:pPr>
              <w:spacing w:before="0" w:beforeAutospacing="off" w:after="0" w:afterAutospacing="off"/>
            </w:pPr>
            <w:r w:rsidR="39C038E0">
              <w:rPr/>
              <w:t>03 Jan 2026</w:t>
            </w:r>
          </w:p>
        </w:tc>
        <w:tc>
          <w:tcPr>
            <w:tcW w:w="3005" w:type="dxa"/>
            <w:tcMar/>
          </w:tcPr>
          <w:p w:rsidR="39C038E0" w:rsidP="39C038E0" w:rsidRDefault="39C038E0" w14:paraId="1DC84A95" w14:textId="346D196A">
            <w:pPr>
              <w:spacing w:before="0" w:beforeAutospacing="off" w:after="0" w:afterAutospacing="off"/>
            </w:pPr>
            <w:r w:rsidR="39C038E0">
              <w:rPr/>
              <w:t>Integration of ingestion safety checks and corrupted file handling.</w:t>
            </w:r>
          </w:p>
        </w:tc>
      </w:tr>
      <w:tr w:rsidR="39C038E0" w:rsidTr="39C038E0" w14:paraId="61851B2B">
        <w:trPr>
          <w:trHeight w:val="300"/>
        </w:trPr>
        <w:tc>
          <w:tcPr>
            <w:tcW w:w="3005" w:type="dxa"/>
            <w:tcMar/>
          </w:tcPr>
          <w:p w:rsidR="39C038E0" w:rsidP="39C038E0" w:rsidRDefault="39C038E0" w14:paraId="3058221B" w14:textId="5EB3D142">
            <w:pPr>
              <w:spacing w:before="0" w:beforeAutospacing="off" w:after="0" w:afterAutospacing="off"/>
            </w:pPr>
            <w:r w:rsidR="39C038E0">
              <w:rPr/>
              <w:t>Day 7</w:t>
            </w:r>
          </w:p>
        </w:tc>
        <w:tc>
          <w:tcPr>
            <w:tcW w:w="3005" w:type="dxa"/>
            <w:tcMar/>
          </w:tcPr>
          <w:p w:rsidR="39C038E0" w:rsidP="39C038E0" w:rsidRDefault="39C038E0" w14:paraId="03BC50B4" w14:textId="47039D67">
            <w:pPr>
              <w:spacing w:before="0" w:beforeAutospacing="off" w:after="0" w:afterAutospacing="off"/>
            </w:pPr>
            <w:r w:rsidR="39C038E0">
              <w:rPr/>
              <w:t>04 Jan 2026</w:t>
            </w:r>
          </w:p>
        </w:tc>
        <w:tc>
          <w:tcPr>
            <w:tcW w:w="3005" w:type="dxa"/>
            <w:tcMar/>
          </w:tcPr>
          <w:p w:rsidR="39C038E0" w:rsidP="39C038E0" w:rsidRDefault="39C038E0" w14:paraId="32612760" w14:textId="632F31F4">
            <w:pPr>
              <w:spacing w:before="0" w:beforeAutospacing="off" w:after="0" w:afterAutospacing="off"/>
            </w:pPr>
            <w:r w:rsidR="39C038E0">
              <w:rPr/>
              <w:t>PDF preprocessing with page limit enforcement to prevent memory overload.</w:t>
            </w:r>
          </w:p>
        </w:tc>
      </w:tr>
      <w:tr w:rsidR="39C038E0" w:rsidTr="39C038E0" w14:paraId="3766930E">
        <w:trPr>
          <w:trHeight w:val="300"/>
        </w:trPr>
        <w:tc>
          <w:tcPr>
            <w:tcW w:w="3005" w:type="dxa"/>
            <w:tcMar/>
          </w:tcPr>
          <w:p w:rsidR="39C038E0" w:rsidP="39C038E0" w:rsidRDefault="39C038E0" w14:paraId="7689B3F8" w14:textId="790EE61B">
            <w:pPr>
              <w:spacing w:before="0" w:beforeAutospacing="off" w:after="0" w:afterAutospacing="off"/>
            </w:pPr>
            <w:r w:rsidR="39C038E0">
              <w:rPr/>
              <w:t>Day 8</w:t>
            </w:r>
          </w:p>
        </w:tc>
        <w:tc>
          <w:tcPr>
            <w:tcW w:w="3005" w:type="dxa"/>
            <w:tcMar/>
          </w:tcPr>
          <w:p w:rsidR="39C038E0" w:rsidP="39C038E0" w:rsidRDefault="39C038E0" w14:paraId="5498C431" w14:textId="0BA54C4B">
            <w:pPr>
              <w:spacing w:before="0" w:beforeAutospacing="off" w:after="0" w:afterAutospacing="off"/>
            </w:pPr>
            <w:r w:rsidR="39C038E0">
              <w:rPr/>
              <w:t>05 Jan 2026</w:t>
            </w:r>
          </w:p>
        </w:tc>
        <w:tc>
          <w:tcPr>
            <w:tcW w:w="3005" w:type="dxa"/>
            <w:tcMar/>
          </w:tcPr>
          <w:p w:rsidR="39C038E0" w:rsidP="39C038E0" w:rsidRDefault="39C038E0" w14:paraId="2F09699F" w14:textId="04161DDC">
            <w:pPr>
              <w:spacing w:before="0" w:beforeAutospacing="off" w:after="0" w:afterAutospacing="off"/>
            </w:pPr>
            <w:r w:rsidR="39C038E0">
              <w:rPr/>
              <w:t>OCR integration using Tesseract and confidence score monitoring.</w:t>
            </w:r>
          </w:p>
        </w:tc>
      </w:tr>
      <w:tr w:rsidR="39C038E0" w:rsidTr="39C038E0" w14:paraId="439E6349">
        <w:trPr>
          <w:trHeight w:val="300"/>
        </w:trPr>
        <w:tc>
          <w:tcPr>
            <w:tcW w:w="3005" w:type="dxa"/>
            <w:tcMar/>
          </w:tcPr>
          <w:p w:rsidR="39C038E0" w:rsidP="39C038E0" w:rsidRDefault="39C038E0" w14:paraId="107A816C" w14:textId="68A35D90">
            <w:pPr>
              <w:spacing w:before="0" w:beforeAutospacing="off" w:after="0" w:afterAutospacing="off"/>
            </w:pPr>
            <w:r w:rsidR="39C038E0">
              <w:rPr/>
              <w:t>Day 9</w:t>
            </w:r>
          </w:p>
        </w:tc>
        <w:tc>
          <w:tcPr>
            <w:tcW w:w="3005" w:type="dxa"/>
            <w:tcMar/>
          </w:tcPr>
          <w:p w:rsidR="39C038E0" w:rsidP="39C038E0" w:rsidRDefault="39C038E0" w14:paraId="29C8CEEB" w14:textId="736C7884">
            <w:pPr>
              <w:spacing w:before="0" w:beforeAutospacing="off" w:after="0" w:afterAutospacing="off"/>
            </w:pPr>
            <w:r w:rsidR="39C038E0">
              <w:rPr/>
              <w:t>06 Jan 2026</w:t>
            </w:r>
          </w:p>
        </w:tc>
        <w:tc>
          <w:tcPr>
            <w:tcW w:w="3005" w:type="dxa"/>
            <w:tcMar/>
          </w:tcPr>
          <w:p w:rsidR="39C038E0" w:rsidP="39C038E0" w:rsidRDefault="39C038E0" w14:paraId="36024F4B" w14:textId="2218B790">
            <w:pPr>
              <w:spacing w:before="0" w:beforeAutospacing="off" w:after="0" w:afterAutospacing="off"/>
            </w:pPr>
            <w:r w:rsidR="39C038E0">
              <w:rPr/>
              <w:t>Implementation of structured exception handling for OCR failures.</w:t>
            </w:r>
          </w:p>
        </w:tc>
      </w:tr>
      <w:tr w:rsidR="39C038E0" w:rsidTr="39C038E0" w14:paraId="560DADB3">
        <w:trPr>
          <w:trHeight w:val="300"/>
        </w:trPr>
        <w:tc>
          <w:tcPr>
            <w:tcW w:w="3005" w:type="dxa"/>
            <w:tcMar/>
          </w:tcPr>
          <w:p w:rsidR="39C038E0" w:rsidP="39C038E0" w:rsidRDefault="39C038E0" w14:paraId="6F648A5B" w14:textId="7685E0C8">
            <w:pPr>
              <w:spacing w:before="0" w:beforeAutospacing="off" w:after="0" w:afterAutospacing="off"/>
            </w:pPr>
            <w:r w:rsidR="39C038E0">
              <w:rPr/>
              <w:t>Day 10</w:t>
            </w:r>
          </w:p>
        </w:tc>
        <w:tc>
          <w:tcPr>
            <w:tcW w:w="3005" w:type="dxa"/>
            <w:tcMar/>
          </w:tcPr>
          <w:p w:rsidR="39C038E0" w:rsidP="39C038E0" w:rsidRDefault="39C038E0" w14:paraId="5D9130FC" w14:textId="23F5A183">
            <w:pPr>
              <w:spacing w:before="0" w:beforeAutospacing="off" w:after="0" w:afterAutospacing="off"/>
            </w:pPr>
            <w:r w:rsidR="39C038E0">
              <w:rPr/>
              <w:t>07 Jan 2026</w:t>
            </w:r>
          </w:p>
        </w:tc>
        <w:tc>
          <w:tcPr>
            <w:tcW w:w="3005" w:type="dxa"/>
            <w:tcMar/>
          </w:tcPr>
          <w:p w:rsidR="39C038E0" w:rsidP="39C038E0" w:rsidRDefault="39C038E0" w14:paraId="4A055A24" w14:textId="061B83FE">
            <w:pPr>
              <w:spacing w:before="0" w:beforeAutospacing="off" w:after="0" w:afterAutospacing="off"/>
            </w:pPr>
            <w:r w:rsidR="39C038E0">
              <w:rPr/>
              <w:t>Integration of AI for structured JSON-based data extraction.</w:t>
            </w:r>
          </w:p>
        </w:tc>
      </w:tr>
      <w:tr w:rsidR="39C038E0" w:rsidTr="39C038E0" w14:paraId="59BC5C8D">
        <w:trPr>
          <w:trHeight w:val="300"/>
        </w:trPr>
        <w:tc>
          <w:tcPr>
            <w:tcW w:w="3005" w:type="dxa"/>
            <w:tcMar/>
          </w:tcPr>
          <w:p w:rsidR="39C038E0" w:rsidP="39C038E0" w:rsidRDefault="39C038E0" w14:paraId="56B11103" w14:textId="12EEEA6C">
            <w:pPr>
              <w:spacing w:before="0" w:beforeAutospacing="off" w:after="0" w:afterAutospacing="off"/>
            </w:pPr>
            <w:r w:rsidR="39C038E0">
              <w:rPr/>
              <w:t>Day 11</w:t>
            </w:r>
          </w:p>
        </w:tc>
        <w:tc>
          <w:tcPr>
            <w:tcW w:w="3005" w:type="dxa"/>
            <w:tcMar/>
          </w:tcPr>
          <w:p w:rsidR="39C038E0" w:rsidP="39C038E0" w:rsidRDefault="39C038E0" w14:paraId="61354669" w14:textId="6F4FD7DD">
            <w:pPr>
              <w:spacing w:before="0" w:beforeAutospacing="off" w:after="0" w:afterAutospacing="off"/>
            </w:pPr>
            <w:r w:rsidR="39C038E0">
              <w:rPr/>
              <w:t>08 Jan 2026</w:t>
            </w:r>
          </w:p>
        </w:tc>
        <w:tc>
          <w:tcPr>
            <w:tcW w:w="3005" w:type="dxa"/>
            <w:tcMar/>
          </w:tcPr>
          <w:p w:rsidR="39C038E0" w:rsidP="39C038E0" w:rsidRDefault="39C038E0" w14:paraId="4A2BE431" w14:textId="4BB5DE76">
            <w:pPr>
              <w:spacing w:before="0" w:beforeAutospacing="off" w:after="0" w:afterAutospacing="off"/>
            </w:pPr>
            <w:r w:rsidR="39C038E0">
              <w:rPr/>
              <w:t>JSON schema validation and malformed response detection.</w:t>
            </w:r>
          </w:p>
        </w:tc>
      </w:tr>
      <w:tr w:rsidR="39C038E0" w:rsidTr="39C038E0" w14:paraId="59570683">
        <w:trPr>
          <w:trHeight w:val="300"/>
        </w:trPr>
        <w:tc>
          <w:tcPr>
            <w:tcW w:w="3005" w:type="dxa"/>
            <w:tcMar/>
          </w:tcPr>
          <w:p w:rsidR="39C038E0" w:rsidP="39C038E0" w:rsidRDefault="39C038E0" w14:paraId="2B4F69B6" w14:textId="44EF2E67">
            <w:pPr>
              <w:spacing w:before="0" w:beforeAutospacing="off" w:after="0" w:afterAutospacing="off"/>
            </w:pPr>
            <w:r w:rsidR="39C038E0">
              <w:rPr/>
              <w:t>Day 12</w:t>
            </w:r>
          </w:p>
        </w:tc>
        <w:tc>
          <w:tcPr>
            <w:tcW w:w="3005" w:type="dxa"/>
            <w:tcMar/>
          </w:tcPr>
          <w:p w:rsidR="39C038E0" w:rsidP="39C038E0" w:rsidRDefault="39C038E0" w14:paraId="38991A10" w14:textId="362FC0D1">
            <w:pPr>
              <w:spacing w:before="0" w:beforeAutospacing="off" w:after="0" w:afterAutospacing="off"/>
            </w:pPr>
            <w:r w:rsidR="39C038E0">
              <w:rPr/>
              <w:t>09 Jan 2026</w:t>
            </w:r>
          </w:p>
        </w:tc>
        <w:tc>
          <w:tcPr>
            <w:tcW w:w="3005" w:type="dxa"/>
            <w:tcMar/>
          </w:tcPr>
          <w:p w:rsidR="39C038E0" w:rsidP="39C038E0" w:rsidRDefault="39C038E0" w14:paraId="06E81394" w14:textId="1CB027EC">
            <w:pPr>
              <w:spacing w:before="0" w:beforeAutospacing="off" w:after="0" w:afterAutospacing="off"/>
            </w:pPr>
            <w:r w:rsidR="39C038E0">
              <w:rPr/>
              <w:t>Fallback mechanism implementation using raw OCR text.</w:t>
            </w:r>
          </w:p>
        </w:tc>
      </w:tr>
      <w:tr w:rsidR="39C038E0" w:rsidTr="39C038E0" w14:paraId="2B5173F5">
        <w:trPr>
          <w:trHeight w:val="300"/>
        </w:trPr>
        <w:tc>
          <w:tcPr>
            <w:tcW w:w="3005" w:type="dxa"/>
            <w:tcMar/>
          </w:tcPr>
          <w:p w:rsidR="39C038E0" w:rsidP="39C038E0" w:rsidRDefault="39C038E0" w14:paraId="7081A758" w14:textId="730837B5">
            <w:pPr>
              <w:spacing w:before="0" w:beforeAutospacing="off" w:after="0" w:afterAutospacing="off"/>
            </w:pPr>
            <w:r w:rsidR="39C038E0">
              <w:rPr/>
              <w:t>Day 13</w:t>
            </w:r>
          </w:p>
        </w:tc>
        <w:tc>
          <w:tcPr>
            <w:tcW w:w="3005" w:type="dxa"/>
            <w:tcMar/>
          </w:tcPr>
          <w:p w:rsidR="39C038E0" w:rsidP="39C038E0" w:rsidRDefault="39C038E0" w14:paraId="0E9310B0" w14:textId="348F157D">
            <w:pPr>
              <w:spacing w:before="0" w:beforeAutospacing="off" w:after="0" w:afterAutospacing="off"/>
            </w:pPr>
            <w:r w:rsidR="39C038E0">
              <w:rPr/>
              <w:t>10 Jan 2026</w:t>
            </w:r>
          </w:p>
        </w:tc>
        <w:tc>
          <w:tcPr>
            <w:tcW w:w="3005" w:type="dxa"/>
            <w:tcMar/>
          </w:tcPr>
          <w:p w:rsidR="39C038E0" w:rsidP="39C038E0" w:rsidRDefault="39C038E0" w14:paraId="3A842EB7" w14:textId="57A3ACA3">
            <w:pPr>
              <w:spacing w:before="0" w:beforeAutospacing="off" w:after="0" w:afterAutospacing="off"/>
            </w:pPr>
            <w:r w:rsidR="39C038E0">
              <w:rPr/>
              <w:t>Development of regex-based extraction for dates, totals, tax, and currency fields.</w:t>
            </w:r>
          </w:p>
        </w:tc>
      </w:tr>
      <w:tr w:rsidR="39C038E0" w:rsidTr="39C038E0" w14:paraId="1C999CC3">
        <w:trPr>
          <w:trHeight w:val="300"/>
        </w:trPr>
        <w:tc>
          <w:tcPr>
            <w:tcW w:w="3005" w:type="dxa"/>
            <w:tcMar/>
          </w:tcPr>
          <w:p w:rsidR="39C038E0" w:rsidP="39C038E0" w:rsidRDefault="39C038E0" w14:paraId="782A2906" w14:textId="205A961E">
            <w:pPr>
              <w:spacing w:before="0" w:beforeAutospacing="off" w:after="0" w:afterAutospacing="off"/>
            </w:pPr>
            <w:r w:rsidR="39C038E0">
              <w:rPr/>
              <w:t>Day 14</w:t>
            </w:r>
          </w:p>
        </w:tc>
        <w:tc>
          <w:tcPr>
            <w:tcW w:w="3005" w:type="dxa"/>
            <w:tcMar/>
          </w:tcPr>
          <w:p w:rsidR="39C038E0" w:rsidP="39C038E0" w:rsidRDefault="39C038E0" w14:paraId="230C41AD" w14:textId="4BAF0C63">
            <w:pPr>
              <w:spacing w:before="0" w:beforeAutospacing="off" w:after="0" w:afterAutospacing="off"/>
            </w:pPr>
            <w:r w:rsidR="39C038E0">
              <w:rPr/>
              <w:t>11 Jan 2026</w:t>
            </w:r>
          </w:p>
        </w:tc>
        <w:tc>
          <w:tcPr>
            <w:tcW w:w="3005" w:type="dxa"/>
            <w:tcMar/>
          </w:tcPr>
          <w:p w:rsidR="39C038E0" w:rsidP="39C038E0" w:rsidRDefault="39C038E0" w14:paraId="1116A759" w14:textId="4C1F99DC">
            <w:pPr>
              <w:spacing w:before="0" w:beforeAutospacing="off" w:after="0" w:afterAutospacing="off"/>
            </w:pPr>
            <w:r w:rsidR="39C038E0">
              <w:rPr/>
              <w:t>Integration of NLP model for vendor name detection.</w:t>
            </w:r>
          </w:p>
        </w:tc>
      </w:tr>
      <w:tr w:rsidR="39C038E0" w:rsidTr="39C038E0" w14:paraId="6EBB68BA">
        <w:trPr>
          <w:trHeight w:val="300"/>
        </w:trPr>
        <w:tc>
          <w:tcPr>
            <w:tcW w:w="3005" w:type="dxa"/>
            <w:tcMar/>
          </w:tcPr>
          <w:p w:rsidR="39C038E0" w:rsidP="39C038E0" w:rsidRDefault="39C038E0" w14:paraId="47723C42" w14:textId="0D201167">
            <w:pPr>
              <w:spacing w:before="0" w:beforeAutospacing="off" w:after="0" w:afterAutospacing="off"/>
            </w:pPr>
            <w:r w:rsidR="39C038E0">
              <w:rPr/>
              <w:t>Day 15</w:t>
            </w:r>
          </w:p>
        </w:tc>
        <w:tc>
          <w:tcPr>
            <w:tcW w:w="3005" w:type="dxa"/>
            <w:tcMar/>
          </w:tcPr>
          <w:p w:rsidR="39C038E0" w:rsidP="39C038E0" w:rsidRDefault="39C038E0" w14:paraId="73925021" w14:textId="44D579F0">
            <w:pPr>
              <w:spacing w:before="0" w:beforeAutospacing="off" w:after="0" w:afterAutospacing="off"/>
            </w:pPr>
            <w:r w:rsidR="39C038E0">
              <w:rPr/>
              <w:t>12 Jan 2026</w:t>
            </w:r>
          </w:p>
        </w:tc>
        <w:tc>
          <w:tcPr>
            <w:tcW w:w="3005" w:type="dxa"/>
            <w:tcMar/>
          </w:tcPr>
          <w:p w:rsidR="39C038E0" w:rsidP="39C038E0" w:rsidRDefault="39C038E0" w14:paraId="09A8526F" w14:textId="14335009">
            <w:pPr>
              <w:spacing w:before="0" w:beforeAutospacing="off" w:after="0" w:afterAutospacing="off"/>
            </w:pPr>
            <w:r w:rsidR="39C038E0">
              <w:rPr/>
              <w:t>Hybrid refinement logic to override only low-confidence fields.</w:t>
            </w:r>
          </w:p>
        </w:tc>
      </w:tr>
      <w:tr w:rsidR="39C038E0" w:rsidTr="39C038E0" w14:paraId="35B3B0AF">
        <w:trPr>
          <w:trHeight w:val="300"/>
        </w:trPr>
        <w:tc>
          <w:tcPr>
            <w:tcW w:w="3005" w:type="dxa"/>
            <w:tcMar/>
          </w:tcPr>
          <w:p w:rsidR="39C038E0" w:rsidP="39C038E0" w:rsidRDefault="39C038E0" w14:paraId="3B495690" w14:textId="5ABA17F2">
            <w:pPr>
              <w:spacing w:before="0" w:beforeAutospacing="off" w:after="0" w:afterAutospacing="off"/>
            </w:pPr>
            <w:r w:rsidR="39C038E0">
              <w:rPr/>
              <w:t>Day 16</w:t>
            </w:r>
          </w:p>
        </w:tc>
        <w:tc>
          <w:tcPr>
            <w:tcW w:w="3005" w:type="dxa"/>
            <w:tcMar/>
          </w:tcPr>
          <w:p w:rsidR="39C038E0" w:rsidP="39C038E0" w:rsidRDefault="39C038E0" w14:paraId="7DD4248E" w14:textId="00138A49">
            <w:pPr>
              <w:spacing w:before="0" w:beforeAutospacing="off" w:after="0" w:afterAutospacing="off"/>
            </w:pPr>
            <w:r w:rsidR="39C038E0">
              <w:rPr/>
              <w:t>13 Jan 2026</w:t>
            </w:r>
          </w:p>
        </w:tc>
        <w:tc>
          <w:tcPr>
            <w:tcW w:w="3005" w:type="dxa"/>
            <w:tcMar/>
          </w:tcPr>
          <w:p w:rsidR="39C038E0" w:rsidP="39C038E0" w:rsidRDefault="39C038E0" w14:paraId="5BDFB45B" w14:textId="1C1C9CC8">
            <w:pPr>
              <w:spacing w:before="0" w:beforeAutospacing="off" w:after="0" w:afterAutospacing="off"/>
            </w:pPr>
            <w:r w:rsidR="39C038E0">
              <w:rPr/>
              <w:t>Data normalization module (uppercase conversion and default values).</w:t>
            </w:r>
          </w:p>
        </w:tc>
      </w:tr>
      <w:tr w:rsidR="39C038E0" w:rsidTr="39C038E0" w14:paraId="1FE2D3FE">
        <w:trPr>
          <w:trHeight w:val="300"/>
        </w:trPr>
        <w:tc>
          <w:tcPr>
            <w:tcW w:w="3005" w:type="dxa"/>
            <w:tcMar/>
          </w:tcPr>
          <w:p w:rsidR="39C038E0" w:rsidP="39C038E0" w:rsidRDefault="39C038E0" w14:paraId="50EBC4E1" w14:textId="30D280D9">
            <w:pPr>
              <w:spacing w:before="0" w:beforeAutospacing="off" w:after="0" w:afterAutospacing="off"/>
            </w:pPr>
            <w:r w:rsidR="39C038E0">
              <w:rPr/>
              <w:t>Day 17</w:t>
            </w:r>
          </w:p>
        </w:tc>
        <w:tc>
          <w:tcPr>
            <w:tcW w:w="3005" w:type="dxa"/>
            <w:tcMar/>
          </w:tcPr>
          <w:p w:rsidR="39C038E0" w:rsidP="39C038E0" w:rsidRDefault="39C038E0" w14:paraId="16D18F33" w14:textId="45B4F221">
            <w:pPr>
              <w:spacing w:before="0" w:beforeAutospacing="off" w:after="0" w:afterAutospacing="off"/>
            </w:pPr>
            <w:r w:rsidR="39C038E0">
              <w:rPr/>
              <w:t>14 Jan 2026</w:t>
            </w:r>
          </w:p>
        </w:tc>
        <w:tc>
          <w:tcPr>
            <w:tcW w:w="3005" w:type="dxa"/>
            <w:tcMar/>
          </w:tcPr>
          <w:p w:rsidR="39C038E0" w:rsidP="39C038E0" w:rsidRDefault="39C038E0" w14:paraId="203344CD" w14:textId="60CAD65F">
            <w:pPr>
              <w:spacing w:before="0" w:beforeAutospacing="off" w:after="0" w:afterAutospacing="off"/>
            </w:pPr>
            <w:r w:rsidR="39C038E0">
              <w:rPr/>
              <w:t>Amount validation logic with tax-inclusive and tax-exclusive support.</w:t>
            </w:r>
          </w:p>
        </w:tc>
      </w:tr>
      <w:tr w:rsidR="39C038E0" w:rsidTr="39C038E0" w14:paraId="52BD5BAE">
        <w:trPr>
          <w:trHeight w:val="300"/>
        </w:trPr>
        <w:tc>
          <w:tcPr>
            <w:tcW w:w="3005" w:type="dxa"/>
            <w:tcMar/>
          </w:tcPr>
          <w:p w:rsidR="39C038E0" w:rsidP="39C038E0" w:rsidRDefault="39C038E0" w14:paraId="188A1207" w14:textId="5E9C0AA1">
            <w:pPr>
              <w:spacing w:before="0" w:beforeAutospacing="off" w:after="0" w:afterAutospacing="off"/>
            </w:pPr>
            <w:r w:rsidR="39C038E0">
              <w:rPr/>
              <w:t>Day 18</w:t>
            </w:r>
          </w:p>
        </w:tc>
        <w:tc>
          <w:tcPr>
            <w:tcW w:w="3005" w:type="dxa"/>
            <w:tcMar/>
          </w:tcPr>
          <w:p w:rsidR="39C038E0" w:rsidP="39C038E0" w:rsidRDefault="39C038E0" w14:paraId="3E44142B" w14:textId="74C58120">
            <w:pPr>
              <w:spacing w:before="0" w:beforeAutospacing="off" w:after="0" w:afterAutospacing="off"/>
            </w:pPr>
            <w:r w:rsidR="39C038E0">
              <w:rPr/>
              <w:t>15 Jan 2026</w:t>
            </w:r>
          </w:p>
        </w:tc>
        <w:tc>
          <w:tcPr>
            <w:tcW w:w="3005" w:type="dxa"/>
            <w:tcMar/>
          </w:tcPr>
          <w:p w:rsidR="39C038E0" w:rsidP="39C038E0" w:rsidRDefault="39C038E0" w14:paraId="4BEA8201" w14:textId="4B73D593">
            <w:pPr>
              <w:spacing w:before="0" w:beforeAutospacing="off" w:after="0" w:afterAutospacing="off"/>
            </w:pPr>
            <w:r w:rsidR="39C038E0">
              <w:rPr/>
              <w:t>Implementation of OCR rounding tolerance and warning system.</w:t>
            </w:r>
          </w:p>
        </w:tc>
      </w:tr>
      <w:tr w:rsidR="39C038E0" w:rsidTr="39C038E0" w14:paraId="334C6122">
        <w:trPr>
          <w:trHeight w:val="300"/>
        </w:trPr>
        <w:tc>
          <w:tcPr>
            <w:tcW w:w="3005" w:type="dxa"/>
            <w:tcMar/>
          </w:tcPr>
          <w:p w:rsidR="39C038E0" w:rsidP="39C038E0" w:rsidRDefault="39C038E0" w14:paraId="7FB85F87" w14:textId="43D1713F">
            <w:pPr>
              <w:spacing w:before="0" w:beforeAutospacing="off" w:after="0" w:afterAutospacing="off"/>
            </w:pPr>
            <w:r w:rsidR="39C038E0">
              <w:rPr/>
              <w:t>Day 19</w:t>
            </w:r>
          </w:p>
        </w:tc>
        <w:tc>
          <w:tcPr>
            <w:tcW w:w="3005" w:type="dxa"/>
            <w:tcMar/>
          </w:tcPr>
          <w:p w:rsidR="39C038E0" w:rsidP="39C038E0" w:rsidRDefault="39C038E0" w14:paraId="44174C8E" w14:textId="734776B6">
            <w:pPr>
              <w:spacing w:before="0" w:beforeAutospacing="off" w:after="0" w:afterAutospacing="off"/>
            </w:pPr>
            <w:r w:rsidR="39C038E0">
              <w:rPr/>
              <w:t>16 Jan 2026</w:t>
            </w:r>
          </w:p>
        </w:tc>
        <w:tc>
          <w:tcPr>
            <w:tcW w:w="3005" w:type="dxa"/>
            <w:tcMar/>
          </w:tcPr>
          <w:p w:rsidR="39C038E0" w:rsidP="39C038E0" w:rsidRDefault="39C038E0" w14:paraId="30705FC2" w14:textId="5DBB4D4F">
            <w:pPr>
              <w:spacing w:before="0" w:beforeAutospacing="off" w:after="0" w:afterAutospacing="off"/>
            </w:pPr>
            <w:r w:rsidR="39C038E0">
              <w:rPr/>
              <w:t>Duplicate detection using invoice number, vendor, date, and amount.</w:t>
            </w:r>
          </w:p>
        </w:tc>
      </w:tr>
      <w:tr w:rsidR="39C038E0" w:rsidTr="39C038E0" w14:paraId="6781B50F">
        <w:trPr>
          <w:trHeight w:val="300"/>
        </w:trPr>
        <w:tc>
          <w:tcPr>
            <w:tcW w:w="3005" w:type="dxa"/>
            <w:tcMar/>
          </w:tcPr>
          <w:p w:rsidR="39C038E0" w:rsidP="39C038E0" w:rsidRDefault="39C038E0" w14:paraId="48527983" w14:textId="66217E0D">
            <w:pPr>
              <w:spacing w:before="0" w:beforeAutospacing="off" w:after="0" w:afterAutospacing="off"/>
            </w:pPr>
            <w:r w:rsidR="39C038E0">
              <w:rPr/>
              <w:t>Day 20</w:t>
            </w:r>
          </w:p>
        </w:tc>
        <w:tc>
          <w:tcPr>
            <w:tcW w:w="3005" w:type="dxa"/>
            <w:tcMar/>
          </w:tcPr>
          <w:p w:rsidR="39C038E0" w:rsidP="39C038E0" w:rsidRDefault="39C038E0" w14:paraId="748F6CA7" w14:textId="3F080018">
            <w:pPr>
              <w:spacing w:before="0" w:beforeAutospacing="off" w:after="0" w:afterAutospacing="off"/>
            </w:pPr>
            <w:r w:rsidR="39C038E0">
              <w:rPr/>
              <w:t>17 Jan 2026</w:t>
            </w:r>
          </w:p>
        </w:tc>
        <w:tc>
          <w:tcPr>
            <w:tcW w:w="3005" w:type="dxa"/>
            <w:tcMar/>
          </w:tcPr>
          <w:p w:rsidR="39C038E0" w:rsidP="39C038E0" w:rsidRDefault="39C038E0" w14:paraId="42FCF004" w14:textId="3F584AA1">
            <w:pPr>
              <w:spacing w:before="0" w:beforeAutospacing="off" w:after="0" w:afterAutospacing="off"/>
            </w:pPr>
            <w:r w:rsidR="39C038E0">
              <w:rPr/>
              <w:t>Transaction-based database insert implementation.</w:t>
            </w:r>
          </w:p>
        </w:tc>
      </w:tr>
      <w:tr w:rsidR="39C038E0" w:rsidTr="39C038E0" w14:paraId="11360EAC">
        <w:trPr>
          <w:trHeight w:val="300"/>
        </w:trPr>
        <w:tc>
          <w:tcPr>
            <w:tcW w:w="3005" w:type="dxa"/>
            <w:tcMar/>
          </w:tcPr>
          <w:p w:rsidR="39C038E0" w:rsidP="39C038E0" w:rsidRDefault="39C038E0" w14:paraId="3A188796" w14:textId="584BC13D">
            <w:pPr>
              <w:spacing w:before="0" w:beforeAutospacing="off" w:after="0" w:afterAutospacing="off"/>
            </w:pPr>
            <w:r w:rsidR="39C038E0">
              <w:rPr/>
              <w:t>Day 21</w:t>
            </w:r>
          </w:p>
        </w:tc>
        <w:tc>
          <w:tcPr>
            <w:tcW w:w="3005" w:type="dxa"/>
            <w:tcMar/>
          </w:tcPr>
          <w:p w:rsidR="39C038E0" w:rsidP="39C038E0" w:rsidRDefault="39C038E0" w14:paraId="166FC571" w14:textId="56073C6F">
            <w:pPr>
              <w:spacing w:before="0" w:beforeAutospacing="off" w:after="0" w:afterAutospacing="off"/>
            </w:pPr>
            <w:r w:rsidR="39C038E0">
              <w:rPr/>
              <w:t>18 Jan 2026</w:t>
            </w:r>
          </w:p>
        </w:tc>
        <w:tc>
          <w:tcPr>
            <w:tcW w:w="3005" w:type="dxa"/>
            <w:tcMar/>
          </w:tcPr>
          <w:p w:rsidR="39C038E0" w:rsidP="39C038E0" w:rsidRDefault="39C038E0" w14:paraId="3085DD34" w14:textId="12E65E7D">
            <w:pPr>
              <w:spacing w:before="0" w:beforeAutospacing="off" w:after="0" w:afterAutospacing="off"/>
            </w:pPr>
            <w:r w:rsidR="39C038E0">
              <w:rPr/>
              <w:t>Rollback mechanism for database failure handling.</w:t>
            </w:r>
          </w:p>
        </w:tc>
      </w:tr>
      <w:tr w:rsidR="39C038E0" w:rsidTr="39C038E0" w14:paraId="2236CCA4">
        <w:trPr>
          <w:trHeight w:val="300"/>
        </w:trPr>
        <w:tc>
          <w:tcPr>
            <w:tcW w:w="3005" w:type="dxa"/>
            <w:tcMar/>
          </w:tcPr>
          <w:p w:rsidR="39C038E0" w:rsidP="39C038E0" w:rsidRDefault="39C038E0" w14:paraId="6A26CA7F" w14:textId="025E34F2">
            <w:pPr>
              <w:spacing w:before="0" w:beforeAutospacing="off" w:after="0" w:afterAutospacing="off"/>
            </w:pPr>
            <w:r w:rsidR="39C038E0">
              <w:rPr/>
              <w:t>Day 22</w:t>
            </w:r>
          </w:p>
        </w:tc>
        <w:tc>
          <w:tcPr>
            <w:tcW w:w="3005" w:type="dxa"/>
            <w:tcMar/>
          </w:tcPr>
          <w:p w:rsidR="39C038E0" w:rsidP="39C038E0" w:rsidRDefault="39C038E0" w14:paraId="7A62CF42" w14:textId="40D6B407">
            <w:pPr>
              <w:spacing w:before="0" w:beforeAutospacing="off" w:after="0" w:afterAutospacing="off"/>
            </w:pPr>
            <w:r w:rsidR="39C038E0">
              <w:rPr/>
              <w:t>19 Jan 2026</w:t>
            </w:r>
          </w:p>
        </w:tc>
        <w:tc>
          <w:tcPr>
            <w:tcW w:w="3005" w:type="dxa"/>
            <w:tcMar/>
          </w:tcPr>
          <w:p w:rsidR="39C038E0" w:rsidP="39C038E0" w:rsidRDefault="39C038E0" w14:paraId="7875EA6F" w14:textId="4016263E">
            <w:pPr>
              <w:spacing w:before="0" w:beforeAutospacing="off" w:after="0" w:afterAutospacing="off"/>
            </w:pPr>
            <w:r w:rsidR="39C038E0">
              <w:rPr/>
              <w:t>User feedback system with clear warnings and non-blocking errors.</w:t>
            </w:r>
          </w:p>
        </w:tc>
      </w:tr>
      <w:tr w:rsidR="39C038E0" w:rsidTr="39C038E0" w14:paraId="3F4E5786">
        <w:trPr>
          <w:trHeight w:val="300"/>
        </w:trPr>
        <w:tc>
          <w:tcPr>
            <w:tcW w:w="3005" w:type="dxa"/>
            <w:tcMar/>
          </w:tcPr>
          <w:p w:rsidR="39C038E0" w:rsidP="39C038E0" w:rsidRDefault="39C038E0" w14:paraId="366AEFFA" w14:textId="09EEE999">
            <w:pPr>
              <w:spacing w:before="0" w:beforeAutospacing="off" w:after="0" w:afterAutospacing="off"/>
            </w:pPr>
            <w:r w:rsidR="39C038E0">
              <w:rPr/>
              <w:t>Day 23</w:t>
            </w:r>
          </w:p>
        </w:tc>
        <w:tc>
          <w:tcPr>
            <w:tcW w:w="3005" w:type="dxa"/>
            <w:tcMar/>
          </w:tcPr>
          <w:p w:rsidR="39C038E0" w:rsidP="39C038E0" w:rsidRDefault="39C038E0" w14:paraId="03831B70" w14:textId="7D17C150">
            <w:pPr>
              <w:spacing w:before="0" w:beforeAutospacing="off" w:after="0" w:afterAutospacing="off"/>
            </w:pPr>
            <w:r w:rsidR="39C038E0">
              <w:rPr/>
              <w:t>20 Jan 2026</w:t>
            </w:r>
          </w:p>
        </w:tc>
        <w:tc>
          <w:tcPr>
            <w:tcW w:w="3005" w:type="dxa"/>
            <w:tcMar/>
          </w:tcPr>
          <w:p w:rsidR="39C038E0" w:rsidP="39C038E0" w:rsidRDefault="39C038E0" w14:paraId="62C976E6" w14:textId="1EDA0170">
            <w:pPr>
              <w:spacing w:before="0" w:beforeAutospacing="off" w:after="0" w:afterAutospacing="off"/>
            </w:pPr>
            <w:r w:rsidR="39C038E0">
              <w:rPr/>
              <w:t>Dashboard development with search and filter functionality.</w:t>
            </w:r>
          </w:p>
        </w:tc>
      </w:tr>
      <w:tr w:rsidR="39C038E0" w:rsidTr="39C038E0" w14:paraId="4F171677">
        <w:trPr>
          <w:trHeight w:val="300"/>
        </w:trPr>
        <w:tc>
          <w:tcPr>
            <w:tcW w:w="3005" w:type="dxa"/>
            <w:tcMar/>
          </w:tcPr>
          <w:p w:rsidR="39C038E0" w:rsidP="39C038E0" w:rsidRDefault="39C038E0" w14:paraId="4FA8839E" w14:textId="78809A71">
            <w:pPr>
              <w:spacing w:before="0" w:beforeAutospacing="off" w:after="0" w:afterAutospacing="off"/>
            </w:pPr>
            <w:r w:rsidR="39C038E0">
              <w:rPr/>
              <w:t>Day 24</w:t>
            </w:r>
          </w:p>
        </w:tc>
        <w:tc>
          <w:tcPr>
            <w:tcW w:w="3005" w:type="dxa"/>
            <w:tcMar/>
          </w:tcPr>
          <w:p w:rsidR="39C038E0" w:rsidP="39C038E0" w:rsidRDefault="39C038E0" w14:paraId="2DB9CE6E" w14:textId="7A7E7671">
            <w:pPr>
              <w:spacing w:before="0" w:beforeAutospacing="off" w:after="0" w:afterAutospacing="off"/>
            </w:pPr>
            <w:r w:rsidR="39C038E0">
              <w:rPr/>
              <w:t>21 Jan 2026</w:t>
            </w:r>
          </w:p>
        </w:tc>
        <w:tc>
          <w:tcPr>
            <w:tcW w:w="3005" w:type="dxa"/>
            <w:tcMar/>
          </w:tcPr>
          <w:p w:rsidR="39C038E0" w:rsidP="39C038E0" w:rsidRDefault="39C038E0" w14:paraId="3E1CD04D" w14:textId="1F0F8950">
            <w:pPr>
              <w:spacing w:before="0" w:beforeAutospacing="off" w:after="0" w:afterAutospacing="off"/>
            </w:pPr>
            <w:r w:rsidR="39C038E0">
              <w:rPr/>
              <w:t>Optimization of database queries and report generation.</w:t>
            </w:r>
          </w:p>
        </w:tc>
      </w:tr>
      <w:tr w:rsidR="39C038E0" w:rsidTr="39C038E0" w14:paraId="17E8B804">
        <w:trPr>
          <w:trHeight w:val="300"/>
        </w:trPr>
        <w:tc>
          <w:tcPr>
            <w:tcW w:w="3005" w:type="dxa"/>
            <w:tcMar/>
          </w:tcPr>
          <w:p w:rsidR="39C038E0" w:rsidP="39C038E0" w:rsidRDefault="39C038E0" w14:paraId="284D18C1" w14:textId="47A11197">
            <w:pPr>
              <w:spacing w:before="0" w:beforeAutospacing="off" w:after="0" w:afterAutospacing="off"/>
            </w:pPr>
            <w:r w:rsidR="39C038E0">
              <w:rPr/>
              <w:t>Day 25</w:t>
            </w:r>
          </w:p>
        </w:tc>
        <w:tc>
          <w:tcPr>
            <w:tcW w:w="3005" w:type="dxa"/>
            <w:tcMar/>
          </w:tcPr>
          <w:p w:rsidR="39C038E0" w:rsidP="39C038E0" w:rsidRDefault="39C038E0" w14:paraId="68766155" w14:textId="2AEB9070">
            <w:pPr>
              <w:spacing w:before="0" w:beforeAutospacing="off" w:after="0" w:afterAutospacing="off"/>
            </w:pPr>
            <w:r w:rsidR="39C038E0">
              <w:rPr/>
              <w:t>22 Jan 2026</w:t>
            </w:r>
          </w:p>
        </w:tc>
        <w:tc>
          <w:tcPr>
            <w:tcW w:w="3005" w:type="dxa"/>
            <w:tcMar/>
          </w:tcPr>
          <w:p w:rsidR="39C038E0" w:rsidP="39C038E0" w:rsidRDefault="39C038E0" w14:paraId="2C0FED08" w14:textId="1B59435A">
            <w:pPr>
              <w:spacing w:before="0" w:beforeAutospacing="off" w:after="0" w:afterAutospacing="off"/>
            </w:pPr>
            <w:r w:rsidR="39C038E0">
              <w:rPr/>
              <w:t>Integration testing of complete digitization pipeline.</w:t>
            </w:r>
          </w:p>
        </w:tc>
      </w:tr>
      <w:tr w:rsidR="39C038E0" w:rsidTr="39C038E0" w14:paraId="4BBEF969">
        <w:trPr>
          <w:trHeight w:val="300"/>
        </w:trPr>
        <w:tc>
          <w:tcPr>
            <w:tcW w:w="3005" w:type="dxa"/>
            <w:tcMar/>
          </w:tcPr>
          <w:p w:rsidR="39C038E0" w:rsidP="39C038E0" w:rsidRDefault="39C038E0" w14:paraId="58F96C25" w14:textId="1D9C9326">
            <w:pPr>
              <w:spacing w:before="0" w:beforeAutospacing="off" w:after="0" w:afterAutospacing="off"/>
            </w:pPr>
            <w:r w:rsidR="39C038E0">
              <w:rPr/>
              <w:t>Day 26</w:t>
            </w:r>
          </w:p>
        </w:tc>
        <w:tc>
          <w:tcPr>
            <w:tcW w:w="3005" w:type="dxa"/>
            <w:tcMar/>
          </w:tcPr>
          <w:p w:rsidR="39C038E0" w:rsidP="39C038E0" w:rsidRDefault="39C038E0" w14:paraId="522F1D33" w14:textId="3E278936">
            <w:pPr>
              <w:spacing w:before="0" w:beforeAutospacing="off" w:after="0" w:afterAutospacing="off"/>
            </w:pPr>
            <w:r w:rsidR="39C038E0">
              <w:rPr/>
              <w:t>23 Jan 2026</w:t>
            </w:r>
          </w:p>
        </w:tc>
        <w:tc>
          <w:tcPr>
            <w:tcW w:w="3005" w:type="dxa"/>
            <w:tcMar/>
          </w:tcPr>
          <w:p w:rsidR="39C038E0" w:rsidP="39C038E0" w:rsidRDefault="39C038E0" w14:paraId="3FA59DCE" w14:textId="686F7B75">
            <w:pPr>
              <w:spacing w:before="0" w:beforeAutospacing="off" w:after="0" w:afterAutospacing="off"/>
            </w:pPr>
            <w:r w:rsidR="39C038E0">
              <w:rPr/>
              <w:t>Exception queue handling and retry mechanism testing.</w:t>
            </w:r>
          </w:p>
        </w:tc>
      </w:tr>
      <w:tr w:rsidR="39C038E0" w:rsidTr="39C038E0" w14:paraId="3A9AAA19">
        <w:trPr>
          <w:trHeight w:val="300"/>
        </w:trPr>
        <w:tc>
          <w:tcPr>
            <w:tcW w:w="3005" w:type="dxa"/>
            <w:tcMar/>
          </w:tcPr>
          <w:p w:rsidR="39C038E0" w:rsidP="39C038E0" w:rsidRDefault="39C038E0" w14:paraId="07BBA7BE" w14:textId="6E78BCB8">
            <w:pPr>
              <w:spacing w:before="0" w:beforeAutospacing="off" w:after="0" w:afterAutospacing="off"/>
            </w:pPr>
            <w:r w:rsidR="39C038E0">
              <w:rPr/>
              <w:t>Day 27</w:t>
            </w:r>
          </w:p>
        </w:tc>
        <w:tc>
          <w:tcPr>
            <w:tcW w:w="3005" w:type="dxa"/>
            <w:tcMar/>
          </w:tcPr>
          <w:p w:rsidR="39C038E0" w:rsidP="39C038E0" w:rsidRDefault="39C038E0" w14:paraId="2CFD118A" w14:textId="54B3AC1D">
            <w:pPr>
              <w:spacing w:before="0" w:beforeAutospacing="off" w:after="0" w:afterAutospacing="off"/>
            </w:pPr>
            <w:r w:rsidR="39C038E0">
              <w:rPr/>
              <w:t>24 Jan 2026</w:t>
            </w:r>
          </w:p>
        </w:tc>
        <w:tc>
          <w:tcPr>
            <w:tcW w:w="3005" w:type="dxa"/>
            <w:tcMar/>
          </w:tcPr>
          <w:p w:rsidR="39C038E0" w:rsidP="39C038E0" w:rsidRDefault="39C038E0" w14:paraId="61C2A375" w14:textId="7BD540E1">
            <w:pPr>
              <w:spacing w:before="0" w:beforeAutospacing="off" w:after="0" w:afterAutospacing="off"/>
            </w:pPr>
            <w:r w:rsidR="39C038E0">
              <w:rPr/>
              <w:t>Performance testing with large PDF files.</w:t>
            </w:r>
          </w:p>
        </w:tc>
      </w:tr>
      <w:tr w:rsidR="39C038E0" w:rsidTr="39C038E0" w14:paraId="6921F31D">
        <w:trPr>
          <w:trHeight w:val="300"/>
        </w:trPr>
        <w:tc>
          <w:tcPr>
            <w:tcW w:w="3005" w:type="dxa"/>
            <w:tcMar/>
          </w:tcPr>
          <w:p w:rsidR="39C038E0" w:rsidP="39C038E0" w:rsidRDefault="39C038E0" w14:paraId="7E659E95" w14:textId="2FBE2435">
            <w:pPr>
              <w:spacing w:before="0" w:beforeAutospacing="off" w:after="0" w:afterAutospacing="off"/>
            </w:pPr>
            <w:r w:rsidR="39C038E0">
              <w:rPr/>
              <w:t>Day 28</w:t>
            </w:r>
          </w:p>
        </w:tc>
        <w:tc>
          <w:tcPr>
            <w:tcW w:w="3005" w:type="dxa"/>
            <w:tcMar/>
          </w:tcPr>
          <w:p w:rsidR="39C038E0" w:rsidP="39C038E0" w:rsidRDefault="39C038E0" w14:paraId="04CF959A" w14:textId="19585EB0">
            <w:pPr>
              <w:spacing w:before="0" w:beforeAutospacing="off" w:after="0" w:afterAutospacing="off"/>
            </w:pPr>
            <w:r w:rsidR="39C038E0">
              <w:rPr/>
              <w:t>25 Jan 2026</w:t>
            </w:r>
          </w:p>
        </w:tc>
        <w:tc>
          <w:tcPr>
            <w:tcW w:w="3005" w:type="dxa"/>
            <w:tcMar/>
          </w:tcPr>
          <w:p w:rsidR="39C038E0" w:rsidP="39C038E0" w:rsidRDefault="39C038E0" w14:paraId="455BF7E5" w14:textId="79954C0E">
            <w:pPr>
              <w:spacing w:before="0" w:beforeAutospacing="off" w:after="0" w:afterAutospacing="off"/>
            </w:pPr>
            <w:r w:rsidR="39C038E0">
              <w:rPr/>
              <w:t>Security validation and edge case testing.</w:t>
            </w:r>
          </w:p>
        </w:tc>
      </w:tr>
      <w:tr w:rsidR="39C038E0" w:rsidTr="39C038E0" w14:paraId="2412CBF9">
        <w:trPr>
          <w:trHeight w:val="300"/>
        </w:trPr>
        <w:tc>
          <w:tcPr>
            <w:tcW w:w="3005" w:type="dxa"/>
            <w:tcMar/>
          </w:tcPr>
          <w:p w:rsidR="39C038E0" w:rsidP="39C038E0" w:rsidRDefault="39C038E0" w14:paraId="02B45833" w14:textId="0E232451">
            <w:pPr>
              <w:spacing w:before="0" w:beforeAutospacing="off" w:after="0" w:afterAutospacing="off"/>
            </w:pPr>
            <w:r w:rsidR="39C038E0">
              <w:rPr/>
              <w:t>Day 29</w:t>
            </w:r>
          </w:p>
        </w:tc>
        <w:tc>
          <w:tcPr>
            <w:tcW w:w="3005" w:type="dxa"/>
            <w:tcMar/>
          </w:tcPr>
          <w:p w:rsidR="39C038E0" w:rsidP="39C038E0" w:rsidRDefault="39C038E0" w14:paraId="3E5B87E7" w14:textId="4F1F0D52">
            <w:pPr>
              <w:spacing w:before="0" w:beforeAutospacing="off" w:after="0" w:afterAutospacing="off"/>
            </w:pPr>
            <w:r w:rsidR="39C038E0">
              <w:rPr/>
              <w:t>26 Jan 2026</w:t>
            </w:r>
          </w:p>
        </w:tc>
        <w:tc>
          <w:tcPr>
            <w:tcW w:w="3005" w:type="dxa"/>
            <w:tcMar/>
          </w:tcPr>
          <w:p w:rsidR="39C038E0" w:rsidP="39C038E0" w:rsidRDefault="39C038E0" w14:paraId="1D7D01A3" w14:textId="33FA1EA9">
            <w:pPr>
              <w:spacing w:before="0" w:beforeAutospacing="off" w:after="0" w:afterAutospacing="off"/>
            </w:pPr>
            <w:r w:rsidR="39C038E0">
              <w:rPr/>
              <w:t>Bug fixing and refinement of validation layers.</w:t>
            </w:r>
          </w:p>
        </w:tc>
      </w:tr>
      <w:tr w:rsidR="39C038E0" w:rsidTr="39C038E0" w14:paraId="2C346079">
        <w:trPr>
          <w:trHeight w:val="300"/>
        </w:trPr>
        <w:tc>
          <w:tcPr>
            <w:tcW w:w="3005" w:type="dxa"/>
            <w:tcMar/>
          </w:tcPr>
          <w:p w:rsidR="39C038E0" w:rsidP="39C038E0" w:rsidRDefault="39C038E0" w14:paraId="4A381EFD" w14:textId="6ECC27AA">
            <w:pPr>
              <w:spacing w:before="0" w:beforeAutospacing="off" w:after="0" w:afterAutospacing="off"/>
            </w:pPr>
            <w:r w:rsidR="39C038E0">
              <w:rPr/>
              <w:t>Day 30</w:t>
            </w:r>
          </w:p>
        </w:tc>
        <w:tc>
          <w:tcPr>
            <w:tcW w:w="3005" w:type="dxa"/>
            <w:tcMar/>
          </w:tcPr>
          <w:p w:rsidR="39C038E0" w:rsidP="39C038E0" w:rsidRDefault="39C038E0" w14:paraId="325CD61C" w14:textId="407D6032">
            <w:pPr>
              <w:spacing w:before="0" w:beforeAutospacing="off" w:after="0" w:afterAutospacing="off"/>
            </w:pPr>
            <w:r w:rsidR="39C038E0">
              <w:rPr/>
              <w:t>27 Jan 2026</w:t>
            </w:r>
          </w:p>
        </w:tc>
        <w:tc>
          <w:tcPr>
            <w:tcW w:w="3005" w:type="dxa"/>
            <w:tcMar/>
          </w:tcPr>
          <w:p w:rsidR="39C038E0" w:rsidP="39C038E0" w:rsidRDefault="39C038E0" w14:paraId="37069148" w14:textId="7E15B9B9">
            <w:pPr>
              <w:spacing w:before="0" w:beforeAutospacing="off" w:after="0" w:afterAutospacing="off"/>
            </w:pPr>
            <w:r w:rsidR="39C038E0">
              <w:rPr/>
              <w:t>UI improvement and user experience optimization.</w:t>
            </w:r>
          </w:p>
        </w:tc>
      </w:tr>
      <w:tr w:rsidR="39C038E0" w:rsidTr="39C038E0" w14:paraId="4381CF97">
        <w:trPr>
          <w:trHeight w:val="300"/>
        </w:trPr>
        <w:tc>
          <w:tcPr>
            <w:tcW w:w="3005" w:type="dxa"/>
            <w:tcMar/>
          </w:tcPr>
          <w:p w:rsidR="39C038E0" w:rsidP="39C038E0" w:rsidRDefault="39C038E0" w14:paraId="667119AE" w14:textId="3983CF83">
            <w:pPr>
              <w:spacing w:before="0" w:beforeAutospacing="off" w:after="0" w:afterAutospacing="off"/>
            </w:pPr>
            <w:r w:rsidR="39C038E0">
              <w:rPr/>
              <w:t>Day 31</w:t>
            </w:r>
          </w:p>
        </w:tc>
        <w:tc>
          <w:tcPr>
            <w:tcW w:w="3005" w:type="dxa"/>
            <w:tcMar/>
          </w:tcPr>
          <w:p w:rsidR="39C038E0" w:rsidP="39C038E0" w:rsidRDefault="39C038E0" w14:paraId="534FF239" w14:textId="51284303">
            <w:pPr>
              <w:spacing w:before="0" w:beforeAutospacing="off" w:after="0" w:afterAutospacing="off"/>
            </w:pPr>
            <w:r w:rsidR="39C038E0">
              <w:rPr/>
              <w:t>28 Jan 2026</w:t>
            </w:r>
          </w:p>
        </w:tc>
        <w:tc>
          <w:tcPr>
            <w:tcW w:w="3005" w:type="dxa"/>
            <w:tcMar/>
          </w:tcPr>
          <w:p w:rsidR="39C038E0" w:rsidP="39C038E0" w:rsidRDefault="39C038E0" w14:paraId="6DB829A5" w14:textId="17634A77">
            <w:pPr>
              <w:spacing w:before="0" w:beforeAutospacing="off" w:after="0" w:afterAutospacing="off"/>
            </w:pPr>
            <w:r w:rsidR="39C038E0">
              <w:rPr/>
              <w:t>End-to-end system testing with real sample invoices.</w:t>
            </w:r>
          </w:p>
        </w:tc>
      </w:tr>
      <w:tr w:rsidR="39C038E0" w:rsidTr="39C038E0" w14:paraId="63B07EC8">
        <w:trPr>
          <w:trHeight w:val="300"/>
        </w:trPr>
        <w:tc>
          <w:tcPr>
            <w:tcW w:w="3005" w:type="dxa"/>
            <w:tcMar/>
          </w:tcPr>
          <w:p w:rsidR="39C038E0" w:rsidP="39C038E0" w:rsidRDefault="39C038E0" w14:paraId="664BAA5C" w14:textId="362BED90">
            <w:pPr>
              <w:spacing w:before="0" w:beforeAutospacing="off" w:after="0" w:afterAutospacing="off"/>
            </w:pPr>
            <w:r w:rsidR="39C038E0">
              <w:rPr/>
              <w:t>Day 32</w:t>
            </w:r>
          </w:p>
        </w:tc>
        <w:tc>
          <w:tcPr>
            <w:tcW w:w="3005" w:type="dxa"/>
            <w:tcMar/>
          </w:tcPr>
          <w:p w:rsidR="39C038E0" w:rsidP="39C038E0" w:rsidRDefault="39C038E0" w14:paraId="49175CD6" w14:textId="51F9A1E0">
            <w:pPr>
              <w:spacing w:before="0" w:beforeAutospacing="off" w:after="0" w:afterAutospacing="off"/>
            </w:pPr>
            <w:r w:rsidR="39C038E0">
              <w:rPr/>
              <w:t>29 Jan 2026</w:t>
            </w:r>
          </w:p>
        </w:tc>
        <w:tc>
          <w:tcPr>
            <w:tcW w:w="3005" w:type="dxa"/>
            <w:tcMar/>
          </w:tcPr>
          <w:p w:rsidR="39C038E0" w:rsidP="39C038E0" w:rsidRDefault="39C038E0" w14:paraId="04EA9CD9" w14:textId="7D6C5BB6">
            <w:pPr>
              <w:spacing w:before="0" w:beforeAutospacing="off" w:after="0" w:afterAutospacing="off"/>
            </w:pPr>
            <w:r w:rsidR="39C038E0">
              <w:rPr/>
              <w:t>Documentation drafting for validation and error handling framework.</w:t>
            </w:r>
          </w:p>
        </w:tc>
      </w:tr>
      <w:tr w:rsidR="39C038E0" w:rsidTr="39C038E0" w14:paraId="5CB7394E">
        <w:trPr>
          <w:trHeight w:val="300"/>
        </w:trPr>
        <w:tc>
          <w:tcPr>
            <w:tcW w:w="3005" w:type="dxa"/>
            <w:tcMar/>
          </w:tcPr>
          <w:p w:rsidR="39C038E0" w:rsidP="39C038E0" w:rsidRDefault="39C038E0" w14:paraId="5A3FFA08" w14:textId="18D9B565">
            <w:pPr>
              <w:spacing w:before="0" w:beforeAutospacing="off" w:after="0" w:afterAutospacing="off"/>
            </w:pPr>
            <w:r w:rsidR="39C038E0">
              <w:rPr/>
              <w:t>Day 33</w:t>
            </w:r>
          </w:p>
        </w:tc>
        <w:tc>
          <w:tcPr>
            <w:tcW w:w="3005" w:type="dxa"/>
            <w:tcMar/>
          </w:tcPr>
          <w:p w:rsidR="39C038E0" w:rsidP="39C038E0" w:rsidRDefault="39C038E0" w14:paraId="18C9FE96" w14:textId="024BAF5C">
            <w:pPr>
              <w:spacing w:before="0" w:beforeAutospacing="off" w:after="0" w:afterAutospacing="off"/>
            </w:pPr>
            <w:r w:rsidR="39C038E0">
              <w:rPr/>
              <w:t>30 Jan 2026</w:t>
            </w:r>
          </w:p>
        </w:tc>
        <w:tc>
          <w:tcPr>
            <w:tcW w:w="3005" w:type="dxa"/>
            <w:tcMar/>
          </w:tcPr>
          <w:p w:rsidR="39C038E0" w:rsidP="39C038E0" w:rsidRDefault="39C038E0" w14:paraId="69F44FAF" w14:textId="151623AB">
            <w:pPr>
              <w:spacing w:before="0" w:beforeAutospacing="off" w:after="0" w:afterAutospacing="off"/>
            </w:pPr>
            <w:r w:rsidR="39C038E0">
              <w:rPr/>
              <w:t>Documentation drafting for OCR and AI extraction handling.</w:t>
            </w:r>
          </w:p>
        </w:tc>
      </w:tr>
      <w:tr w:rsidR="39C038E0" w:rsidTr="39C038E0" w14:paraId="5D073FB1">
        <w:trPr>
          <w:trHeight w:val="300"/>
        </w:trPr>
        <w:tc>
          <w:tcPr>
            <w:tcW w:w="3005" w:type="dxa"/>
            <w:tcMar/>
          </w:tcPr>
          <w:p w:rsidR="39C038E0" w:rsidP="39C038E0" w:rsidRDefault="39C038E0" w14:paraId="0086DB07" w14:textId="1263D4AF">
            <w:pPr>
              <w:spacing w:before="0" w:beforeAutospacing="off" w:after="0" w:afterAutospacing="off"/>
            </w:pPr>
            <w:r w:rsidR="39C038E0">
              <w:rPr/>
              <w:t>Day 34</w:t>
            </w:r>
          </w:p>
        </w:tc>
        <w:tc>
          <w:tcPr>
            <w:tcW w:w="3005" w:type="dxa"/>
            <w:tcMar/>
          </w:tcPr>
          <w:p w:rsidR="39C038E0" w:rsidP="39C038E0" w:rsidRDefault="39C038E0" w14:paraId="089777D8" w14:textId="3996CD0B">
            <w:pPr>
              <w:spacing w:before="0" w:beforeAutospacing="off" w:after="0" w:afterAutospacing="off"/>
            </w:pPr>
            <w:r w:rsidR="39C038E0">
              <w:rPr/>
              <w:t>31 Jan 2026</w:t>
            </w:r>
          </w:p>
        </w:tc>
        <w:tc>
          <w:tcPr>
            <w:tcW w:w="3005" w:type="dxa"/>
            <w:tcMar/>
          </w:tcPr>
          <w:p w:rsidR="39C038E0" w:rsidP="39C038E0" w:rsidRDefault="39C038E0" w14:paraId="3382AE8E" w14:textId="0F655995">
            <w:pPr>
              <w:spacing w:before="0" w:beforeAutospacing="off" w:after="0" w:afterAutospacing="off"/>
            </w:pPr>
            <w:r w:rsidR="39C038E0">
              <w:rPr/>
              <w:t>Documentation drafting for fallback and normalization modules.</w:t>
            </w:r>
          </w:p>
        </w:tc>
      </w:tr>
      <w:tr w:rsidR="39C038E0" w:rsidTr="39C038E0" w14:paraId="071F4902">
        <w:trPr>
          <w:trHeight w:val="300"/>
        </w:trPr>
        <w:tc>
          <w:tcPr>
            <w:tcW w:w="3005" w:type="dxa"/>
            <w:tcMar/>
          </w:tcPr>
          <w:p w:rsidR="39C038E0" w:rsidP="39C038E0" w:rsidRDefault="39C038E0" w14:paraId="0700B9F8" w14:textId="49CF10B2">
            <w:pPr>
              <w:spacing w:before="0" w:beforeAutospacing="off" w:after="0" w:afterAutospacing="off"/>
            </w:pPr>
            <w:r w:rsidR="39C038E0">
              <w:rPr/>
              <w:t>Day 35</w:t>
            </w:r>
          </w:p>
        </w:tc>
        <w:tc>
          <w:tcPr>
            <w:tcW w:w="3005" w:type="dxa"/>
            <w:tcMar/>
          </w:tcPr>
          <w:p w:rsidR="39C038E0" w:rsidP="39C038E0" w:rsidRDefault="39C038E0" w14:paraId="45CF4E68" w14:textId="7F781BC9">
            <w:pPr>
              <w:spacing w:before="0" w:beforeAutospacing="off" w:after="0" w:afterAutospacing="off"/>
            </w:pPr>
            <w:r w:rsidR="39C038E0">
              <w:rPr/>
              <w:t>01 Feb 2026</w:t>
            </w:r>
          </w:p>
        </w:tc>
        <w:tc>
          <w:tcPr>
            <w:tcW w:w="3005" w:type="dxa"/>
            <w:tcMar/>
          </w:tcPr>
          <w:p w:rsidR="39C038E0" w:rsidP="39C038E0" w:rsidRDefault="39C038E0" w14:paraId="22B43477" w14:textId="411D50B3">
            <w:pPr>
              <w:spacing w:before="0" w:beforeAutospacing="off" w:after="0" w:afterAutospacing="off"/>
            </w:pPr>
            <w:r w:rsidR="39C038E0">
              <w:rPr/>
              <w:t>Preparation of system architecture diagrams and workflow charts.</w:t>
            </w:r>
          </w:p>
        </w:tc>
      </w:tr>
      <w:tr w:rsidR="39C038E0" w:rsidTr="39C038E0" w14:paraId="01BAF135">
        <w:trPr>
          <w:trHeight w:val="300"/>
        </w:trPr>
        <w:tc>
          <w:tcPr>
            <w:tcW w:w="3005" w:type="dxa"/>
            <w:tcMar/>
          </w:tcPr>
          <w:p w:rsidR="39C038E0" w:rsidP="39C038E0" w:rsidRDefault="39C038E0" w14:paraId="0E9E41B0" w14:textId="494A8DFA">
            <w:pPr>
              <w:spacing w:before="0" w:beforeAutospacing="off" w:after="0" w:afterAutospacing="off"/>
            </w:pPr>
            <w:r w:rsidR="39C038E0">
              <w:rPr/>
              <w:t>Day 36</w:t>
            </w:r>
          </w:p>
        </w:tc>
        <w:tc>
          <w:tcPr>
            <w:tcW w:w="3005" w:type="dxa"/>
            <w:tcMar/>
          </w:tcPr>
          <w:p w:rsidR="39C038E0" w:rsidP="39C038E0" w:rsidRDefault="39C038E0" w14:paraId="30B6D75D" w14:textId="5CEF302B">
            <w:pPr>
              <w:spacing w:before="0" w:beforeAutospacing="off" w:after="0" w:afterAutospacing="off"/>
            </w:pPr>
            <w:r w:rsidR="39C038E0">
              <w:rPr/>
              <w:t>02 Feb 2026</w:t>
            </w:r>
          </w:p>
        </w:tc>
        <w:tc>
          <w:tcPr>
            <w:tcW w:w="3005" w:type="dxa"/>
            <w:tcMar/>
          </w:tcPr>
          <w:p w:rsidR="39C038E0" w:rsidP="39C038E0" w:rsidRDefault="39C038E0" w14:paraId="621C4CB3" w14:textId="31F37FDC">
            <w:pPr>
              <w:spacing w:before="0" w:beforeAutospacing="off" w:after="0" w:afterAutospacing="off"/>
            </w:pPr>
            <w:r w:rsidR="39C038E0">
              <w:rPr/>
              <w:t>Preparation of project presentation slides.</w:t>
            </w:r>
          </w:p>
        </w:tc>
      </w:tr>
      <w:tr w:rsidR="39C038E0" w:rsidTr="39C038E0" w14:paraId="7B0E0F9E">
        <w:trPr>
          <w:trHeight w:val="300"/>
        </w:trPr>
        <w:tc>
          <w:tcPr>
            <w:tcW w:w="3005" w:type="dxa"/>
            <w:tcMar/>
          </w:tcPr>
          <w:p w:rsidR="39C038E0" w:rsidP="39C038E0" w:rsidRDefault="39C038E0" w14:paraId="03EA3D8E" w14:textId="34B0F73D">
            <w:pPr>
              <w:spacing w:before="0" w:beforeAutospacing="off" w:after="0" w:afterAutospacing="off"/>
            </w:pPr>
            <w:r w:rsidR="39C038E0">
              <w:rPr/>
              <w:t>Day 37</w:t>
            </w:r>
          </w:p>
        </w:tc>
        <w:tc>
          <w:tcPr>
            <w:tcW w:w="3005" w:type="dxa"/>
            <w:tcMar/>
          </w:tcPr>
          <w:p w:rsidR="39C038E0" w:rsidP="39C038E0" w:rsidRDefault="39C038E0" w14:paraId="1AD54C28" w14:textId="69E76AD1">
            <w:pPr>
              <w:spacing w:before="0" w:beforeAutospacing="off" w:after="0" w:afterAutospacing="off"/>
            </w:pPr>
            <w:r w:rsidR="39C038E0">
              <w:rPr/>
              <w:t>03 Feb 2026</w:t>
            </w:r>
          </w:p>
        </w:tc>
        <w:tc>
          <w:tcPr>
            <w:tcW w:w="3005" w:type="dxa"/>
            <w:tcMar/>
          </w:tcPr>
          <w:p w:rsidR="39C038E0" w:rsidP="39C038E0" w:rsidRDefault="39C038E0" w14:paraId="4522E5DD" w14:textId="3BA7F34A">
            <w:pPr>
              <w:spacing w:before="0" w:beforeAutospacing="off" w:after="0" w:afterAutospacing="off"/>
            </w:pPr>
            <w:r w:rsidR="39C038E0">
              <w:rPr/>
              <w:t>Internal review and corrections based on feedback.</w:t>
            </w:r>
          </w:p>
        </w:tc>
      </w:tr>
      <w:tr w:rsidR="39C038E0" w:rsidTr="39C038E0" w14:paraId="53151DD0">
        <w:trPr>
          <w:trHeight w:val="300"/>
        </w:trPr>
        <w:tc>
          <w:tcPr>
            <w:tcW w:w="3005" w:type="dxa"/>
            <w:tcMar/>
          </w:tcPr>
          <w:p w:rsidR="39C038E0" w:rsidP="39C038E0" w:rsidRDefault="39C038E0" w14:paraId="1307F897" w14:textId="62FBF0DD">
            <w:pPr>
              <w:spacing w:before="0" w:beforeAutospacing="off" w:after="0" w:afterAutospacing="off"/>
            </w:pPr>
            <w:r w:rsidR="39C038E0">
              <w:rPr/>
              <w:t>Day 38</w:t>
            </w:r>
          </w:p>
        </w:tc>
        <w:tc>
          <w:tcPr>
            <w:tcW w:w="3005" w:type="dxa"/>
            <w:tcMar/>
          </w:tcPr>
          <w:p w:rsidR="39C038E0" w:rsidP="39C038E0" w:rsidRDefault="39C038E0" w14:paraId="752F8845" w14:textId="7FADB387">
            <w:pPr>
              <w:spacing w:before="0" w:beforeAutospacing="off" w:after="0" w:afterAutospacing="off"/>
            </w:pPr>
            <w:r w:rsidR="39C038E0">
              <w:rPr/>
              <w:t>04 Feb 2026</w:t>
            </w:r>
          </w:p>
        </w:tc>
        <w:tc>
          <w:tcPr>
            <w:tcW w:w="3005" w:type="dxa"/>
            <w:tcMar/>
          </w:tcPr>
          <w:p w:rsidR="39C038E0" w:rsidP="39C038E0" w:rsidRDefault="39C038E0" w14:paraId="562CC5D0" w14:textId="6A9E13B4">
            <w:pPr>
              <w:spacing w:before="0" w:beforeAutospacing="off" w:after="0" w:afterAutospacing="off"/>
            </w:pPr>
            <w:r w:rsidR="39C038E0">
              <w:rPr/>
              <w:t>Final optimization and cleanup of source code.</w:t>
            </w:r>
          </w:p>
        </w:tc>
      </w:tr>
      <w:tr w:rsidR="39C038E0" w:rsidTr="39C038E0" w14:paraId="66E28320">
        <w:trPr>
          <w:trHeight w:val="300"/>
        </w:trPr>
        <w:tc>
          <w:tcPr>
            <w:tcW w:w="3005" w:type="dxa"/>
            <w:tcMar/>
          </w:tcPr>
          <w:p w:rsidR="39C038E0" w:rsidP="39C038E0" w:rsidRDefault="39C038E0" w14:paraId="2E87B0D3" w14:textId="03B63007">
            <w:pPr>
              <w:spacing w:before="0" w:beforeAutospacing="off" w:after="0" w:afterAutospacing="off"/>
            </w:pPr>
            <w:r w:rsidR="39C038E0">
              <w:rPr/>
              <w:t>Day 39</w:t>
            </w:r>
          </w:p>
        </w:tc>
        <w:tc>
          <w:tcPr>
            <w:tcW w:w="3005" w:type="dxa"/>
            <w:tcMar/>
          </w:tcPr>
          <w:p w:rsidR="39C038E0" w:rsidP="39C038E0" w:rsidRDefault="39C038E0" w14:paraId="13D10B9B" w14:textId="151A2672">
            <w:pPr>
              <w:spacing w:before="0" w:beforeAutospacing="off" w:after="0" w:afterAutospacing="off"/>
            </w:pPr>
            <w:r w:rsidR="39C038E0">
              <w:rPr/>
              <w:t>05 Feb 2026</w:t>
            </w:r>
          </w:p>
        </w:tc>
        <w:tc>
          <w:tcPr>
            <w:tcW w:w="3005" w:type="dxa"/>
            <w:tcMar/>
          </w:tcPr>
          <w:p w:rsidR="39C038E0" w:rsidP="39C038E0" w:rsidRDefault="39C038E0" w14:paraId="74637C11" w14:textId="778F68A8">
            <w:pPr>
              <w:spacing w:before="0" w:beforeAutospacing="off" w:after="0" w:afterAutospacing="off"/>
            </w:pPr>
            <w:r w:rsidR="39C038E0">
              <w:rPr/>
              <w:t>Final database consistency checks and validation testing.</w:t>
            </w:r>
          </w:p>
        </w:tc>
      </w:tr>
      <w:tr w:rsidR="39C038E0" w:rsidTr="39C038E0" w14:paraId="7C1D3B88">
        <w:trPr>
          <w:trHeight w:val="300"/>
        </w:trPr>
        <w:tc>
          <w:tcPr>
            <w:tcW w:w="3005" w:type="dxa"/>
            <w:tcMar/>
          </w:tcPr>
          <w:p w:rsidR="39C038E0" w:rsidP="39C038E0" w:rsidRDefault="39C038E0" w14:paraId="6473BEAE" w14:textId="4A39FB5D">
            <w:pPr>
              <w:spacing w:before="0" w:beforeAutospacing="off" w:after="0" w:afterAutospacing="off"/>
            </w:pPr>
            <w:r w:rsidR="39C038E0">
              <w:rPr/>
              <w:t>Day 40</w:t>
            </w:r>
          </w:p>
        </w:tc>
        <w:tc>
          <w:tcPr>
            <w:tcW w:w="3005" w:type="dxa"/>
            <w:tcMar/>
          </w:tcPr>
          <w:p w:rsidR="39C038E0" w:rsidP="39C038E0" w:rsidRDefault="39C038E0" w14:paraId="484E16FA" w14:textId="328D0EBC">
            <w:pPr>
              <w:spacing w:before="0" w:beforeAutospacing="off" w:after="0" w:afterAutospacing="off"/>
            </w:pPr>
            <w:r w:rsidR="39C038E0">
              <w:rPr/>
              <w:t>06 Feb 2026</w:t>
            </w:r>
          </w:p>
        </w:tc>
        <w:tc>
          <w:tcPr>
            <w:tcW w:w="3005" w:type="dxa"/>
            <w:tcMar/>
          </w:tcPr>
          <w:p w:rsidR="39C038E0" w:rsidP="39C038E0" w:rsidRDefault="39C038E0" w14:paraId="4D0D245C" w14:textId="3FAD1E84">
            <w:pPr>
              <w:spacing w:before="0" w:beforeAutospacing="off" w:after="0" w:afterAutospacing="off"/>
            </w:pPr>
            <w:r w:rsidR="39C038E0">
              <w:rPr/>
              <w:t>Final testing of duplicate detection and amount validation.</w:t>
            </w:r>
          </w:p>
        </w:tc>
      </w:tr>
      <w:tr w:rsidR="39C038E0" w:rsidTr="39C038E0" w14:paraId="250B7D6B">
        <w:trPr>
          <w:trHeight w:val="300"/>
        </w:trPr>
        <w:tc>
          <w:tcPr>
            <w:tcW w:w="3005" w:type="dxa"/>
            <w:tcMar/>
          </w:tcPr>
          <w:p w:rsidR="39C038E0" w:rsidP="39C038E0" w:rsidRDefault="39C038E0" w14:paraId="02C0DE51" w14:textId="1DF223B2">
            <w:pPr>
              <w:spacing w:before="0" w:beforeAutospacing="off" w:after="0" w:afterAutospacing="off"/>
            </w:pPr>
            <w:r w:rsidR="39C038E0">
              <w:rPr/>
              <w:t>Day 41</w:t>
            </w:r>
          </w:p>
        </w:tc>
        <w:tc>
          <w:tcPr>
            <w:tcW w:w="3005" w:type="dxa"/>
            <w:tcMar/>
          </w:tcPr>
          <w:p w:rsidR="39C038E0" w:rsidP="39C038E0" w:rsidRDefault="39C038E0" w14:paraId="1BBD17E0" w14:textId="26CC0FDB">
            <w:pPr>
              <w:spacing w:before="0" w:beforeAutospacing="off" w:after="0" w:afterAutospacing="off"/>
            </w:pPr>
            <w:r w:rsidR="39C038E0">
              <w:rPr/>
              <w:t>07 Feb 2026</w:t>
            </w:r>
          </w:p>
        </w:tc>
        <w:tc>
          <w:tcPr>
            <w:tcW w:w="3005" w:type="dxa"/>
            <w:tcMar/>
          </w:tcPr>
          <w:p w:rsidR="39C038E0" w:rsidP="39C038E0" w:rsidRDefault="39C038E0" w14:paraId="05FB8FD0" w14:textId="68C4701F">
            <w:pPr>
              <w:spacing w:before="0" w:beforeAutospacing="off" w:after="0" w:afterAutospacing="off"/>
            </w:pPr>
            <w:r w:rsidR="39C038E0">
              <w:rPr/>
              <w:t>Preparation of user manual and usage guidelines.</w:t>
            </w:r>
          </w:p>
        </w:tc>
      </w:tr>
      <w:tr w:rsidR="39C038E0" w:rsidTr="39C038E0" w14:paraId="6C86144D">
        <w:trPr>
          <w:trHeight w:val="300"/>
        </w:trPr>
        <w:tc>
          <w:tcPr>
            <w:tcW w:w="3005" w:type="dxa"/>
            <w:tcMar/>
          </w:tcPr>
          <w:p w:rsidR="39C038E0" w:rsidP="39C038E0" w:rsidRDefault="39C038E0" w14:paraId="378E4FA5" w14:textId="4D9499EF">
            <w:pPr>
              <w:spacing w:before="0" w:beforeAutospacing="off" w:after="0" w:afterAutospacing="off"/>
            </w:pPr>
            <w:r w:rsidR="39C038E0">
              <w:rPr/>
              <w:t>Day 42</w:t>
            </w:r>
          </w:p>
        </w:tc>
        <w:tc>
          <w:tcPr>
            <w:tcW w:w="3005" w:type="dxa"/>
            <w:tcMar/>
          </w:tcPr>
          <w:p w:rsidR="39C038E0" w:rsidP="39C038E0" w:rsidRDefault="39C038E0" w14:paraId="384EBDAE" w14:textId="6CEE35BE">
            <w:pPr>
              <w:spacing w:before="0" w:beforeAutospacing="off" w:after="0" w:afterAutospacing="off"/>
            </w:pPr>
            <w:r w:rsidR="39C038E0">
              <w:rPr/>
              <w:t>08 Feb 2026</w:t>
            </w:r>
          </w:p>
        </w:tc>
        <w:tc>
          <w:tcPr>
            <w:tcW w:w="3005" w:type="dxa"/>
            <w:tcMar/>
          </w:tcPr>
          <w:p w:rsidR="39C038E0" w:rsidP="39C038E0" w:rsidRDefault="39C038E0" w14:paraId="5B6C47EE" w14:textId="7D539E3B">
            <w:pPr>
              <w:spacing w:before="0" w:beforeAutospacing="off" w:after="0" w:afterAutospacing="off"/>
            </w:pPr>
            <w:r w:rsidR="39C038E0">
              <w:rPr/>
              <w:t>Backup creation and deployment preparation.</w:t>
            </w:r>
          </w:p>
        </w:tc>
      </w:tr>
      <w:tr w:rsidR="39C038E0" w:rsidTr="39C038E0" w14:paraId="7D0A58E6">
        <w:trPr>
          <w:trHeight w:val="300"/>
        </w:trPr>
        <w:tc>
          <w:tcPr>
            <w:tcW w:w="3005" w:type="dxa"/>
            <w:tcMar/>
          </w:tcPr>
          <w:p w:rsidR="39C038E0" w:rsidP="39C038E0" w:rsidRDefault="39C038E0" w14:paraId="12FBC108" w14:textId="11E591FE">
            <w:pPr>
              <w:spacing w:before="0" w:beforeAutospacing="off" w:after="0" w:afterAutospacing="off"/>
            </w:pPr>
            <w:r w:rsidR="39C038E0">
              <w:rPr/>
              <w:t>Day 43</w:t>
            </w:r>
          </w:p>
        </w:tc>
        <w:tc>
          <w:tcPr>
            <w:tcW w:w="3005" w:type="dxa"/>
            <w:tcMar/>
          </w:tcPr>
          <w:p w:rsidR="39C038E0" w:rsidP="39C038E0" w:rsidRDefault="39C038E0" w14:paraId="0FE82083" w14:textId="686FBECE">
            <w:pPr>
              <w:spacing w:before="0" w:beforeAutospacing="off" w:after="0" w:afterAutospacing="off"/>
            </w:pPr>
            <w:r w:rsidR="39C038E0">
              <w:rPr/>
              <w:t>09 Feb 2026</w:t>
            </w:r>
          </w:p>
        </w:tc>
        <w:tc>
          <w:tcPr>
            <w:tcW w:w="3005" w:type="dxa"/>
            <w:tcMar/>
          </w:tcPr>
          <w:p w:rsidR="39C038E0" w:rsidP="39C038E0" w:rsidRDefault="39C038E0" w14:paraId="1F607123" w14:textId="2A5FEFD6">
            <w:pPr>
              <w:spacing w:before="0" w:beforeAutospacing="off" w:after="0" w:afterAutospacing="off"/>
            </w:pPr>
            <w:r w:rsidR="39C038E0">
              <w:rPr/>
              <w:t>Final integration testing and performance benchmarking.</w:t>
            </w:r>
          </w:p>
        </w:tc>
      </w:tr>
      <w:tr w:rsidR="39C038E0" w:rsidTr="39C038E0" w14:paraId="75E74BC1">
        <w:trPr>
          <w:trHeight w:val="300"/>
        </w:trPr>
        <w:tc>
          <w:tcPr>
            <w:tcW w:w="3005" w:type="dxa"/>
            <w:tcMar/>
          </w:tcPr>
          <w:p w:rsidR="39C038E0" w:rsidP="39C038E0" w:rsidRDefault="39C038E0" w14:paraId="708D8511" w14:textId="3C63E0F4">
            <w:pPr>
              <w:spacing w:before="0" w:beforeAutospacing="off" w:after="0" w:afterAutospacing="off"/>
            </w:pPr>
            <w:r w:rsidR="39C038E0">
              <w:rPr/>
              <w:t>Day 44</w:t>
            </w:r>
          </w:p>
        </w:tc>
        <w:tc>
          <w:tcPr>
            <w:tcW w:w="3005" w:type="dxa"/>
            <w:tcMar/>
          </w:tcPr>
          <w:p w:rsidR="39C038E0" w:rsidP="39C038E0" w:rsidRDefault="39C038E0" w14:paraId="32F44EDA" w14:textId="7369A1E7">
            <w:pPr>
              <w:spacing w:before="0" w:beforeAutospacing="off" w:after="0" w:afterAutospacing="off"/>
            </w:pPr>
            <w:r w:rsidR="39C038E0">
              <w:rPr/>
              <w:t>10 Feb 2026</w:t>
            </w:r>
          </w:p>
        </w:tc>
        <w:tc>
          <w:tcPr>
            <w:tcW w:w="3005" w:type="dxa"/>
            <w:tcMar/>
          </w:tcPr>
          <w:p w:rsidR="39C038E0" w:rsidP="39C038E0" w:rsidRDefault="39C038E0" w14:paraId="76CC0A76" w14:textId="4BFD0A6F">
            <w:pPr>
              <w:spacing w:before="0" w:beforeAutospacing="off" w:after="0" w:afterAutospacing="off"/>
            </w:pPr>
            <w:r w:rsidR="39C038E0">
              <w:rPr/>
              <w:t>Error handling stress testing and failure simulation.</w:t>
            </w:r>
          </w:p>
        </w:tc>
      </w:tr>
      <w:tr w:rsidR="39C038E0" w:rsidTr="39C038E0" w14:paraId="29537725">
        <w:trPr>
          <w:trHeight w:val="300"/>
        </w:trPr>
        <w:tc>
          <w:tcPr>
            <w:tcW w:w="3005" w:type="dxa"/>
            <w:tcMar/>
          </w:tcPr>
          <w:p w:rsidR="39C038E0" w:rsidP="39C038E0" w:rsidRDefault="39C038E0" w14:paraId="7AB5BB3C" w14:textId="7063968B">
            <w:pPr>
              <w:spacing w:before="0" w:beforeAutospacing="off" w:after="0" w:afterAutospacing="off"/>
            </w:pPr>
            <w:r w:rsidR="39C038E0">
              <w:rPr/>
              <w:t>Day 45</w:t>
            </w:r>
          </w:p>
        </w:tc>
        <w:tc>
          <w:tcPr>
            <w:tcW w:w="3005" w:type="dxa"/>
            <w:tcMar/>
          </w:tcPr>
          <w:p w:rsidR="39C038E0" w:rsidP="39C038E0" w:rsidRDefault="39C038E0" w14:paraId="76802942" w14:textId="320A4028">
            <w:pPr>
              <w:spacing w:before="0" w:beforeAutospacing="off" w:after="0" w:afterAutospacing="off"/>
            </w:pPr>
            <w:r w:rsidR="39C038E0">
              <w:rPr/>
              <w:t>11 Feb 2026</w:t>
            </w:r>
          </w:p>
        </w:tc>
        <w:tc>
          <w:tcPr>
            <w:tcW w:w="3005" w:type="dxa"/>
            <w:tcMar/>
          </w:tcPr>
          <w:p w:rsidR="39C038E0" w:rsidP="39C038E0" w:rsidRDefault="39C038E0" w14:paraId="3006C0BC" w14:textId="6E75060F">
            <w:pPr>
              <w:spacing w:before="0" w:beforeAutospacing="off" w:after="0" w:afterAutospacing="off"/>
            </w:pPr>
            <w:r w:rsidR="39C038E0">
              <w:rPr/>
              <w:t>Final UI/UX polishing and layout adjustments.</w:t>
            </w:r>
          </w:p>
        </w:tc>
      </w:tr>
      <w:tr w:rsidR="39C038E0" w:rsidTr="39C038E0" w14:paraId="12BB25F7">
        <w:trPr>
          <w:trHeight w:val="300"/>
        </w:trPr>
        <w:tc>
          <w:tcPr>
            <w:tcW w:w="3005" w:type="dxa"/>
            <w:tcMar/>
          </w:tcPr>
          <w:p w:rsidR="39C038E0" w:rsidP="39C038E0" w:rsidRDefault="39C038E0" w14:paraId="3B5780E3" w14:textId="29BF5F76">
            <w:pPr>
              <w:spacing w:before="0" w:beforeAutospacing="off" w:after="0" w:afterAutospacing="off"/>
            </w:pPr>
            <w:r w:rsidR="39C038E0">
              <w:rPr/>
              <w:t>Day 46</w:t>
            </w:r>
          </w:p>
        </w:tc>
        <w:tc>
          <w:tcPr>
            <w:tcW w:w="3005" w:type="dxa"/>
            <w:tcMar/>
          </w:tcPr>
          <w:p w:rsidR="39C038E0" w:rsidP="39C038E0" w:rsidRDefault="39C038E0" w14:paraId="67FA98C8" w14:textId="5F5A54A2">
            <w:pPr>
              <w:spacing w:before="0" w:beforeAutospacing="off" w:after="0" w:afterAutospacing="off"/>
            </w:pPr>
            <w:r w:rsidR="39C038E0">
              <w:rPr/>
              <w:t>12 Feb 2026</w:t>
            </w:r>
          </w:p>
        </w:tc>
        <w:tc>
          <w:tcPr>
            <w:tcW w:w="3005" w:type="dxa"/>
            <w:tcMar/>
          </w:tcPr>
          <w:p w:rsidR="39C038E0" w:rsidP="39C038E0" w:rsidRDefault="39C038E0" w14:paraId="67FBB24D" w14:textId="6A287A69">
            <w:pPr>
              <w:spacing w:before="0" w:beforeAutospacing="off" w:after="0" w:afterAutospacing="off"/>
            </w:pPr>
            <w:r w:rsidR="39C038E0">
              <w:rPr/>
              <w:t>Proofreading complete documentation.</w:t>
            </w:r>
          </w:p>
        </w:tc>
      </w:tr>
      <w:tr w:rsidR="39C038E0" w:rsidTr="39C038E0" w14:paraId="3FEE0203">
        <w:trPr>
          <w:trHeight w:val="300"/>
        </w:trPr>
        <w:tc>
          <w:tcPr>
            <w:tcW w:w="3005" w:type="dxa"/>
            <w:tcMar/>
          </w:tcPr>
          <w:p w:rsidR="39C038E0" w:rsidP="39C038E0" w:rsidRDefault="39C038E0" w14:paraId="295AA4CA" w14:textId="62DDEA52">
            <w:pPr>
              <w:spacing w:before="0" w:beforeAutospacing="off" w:after="0" w:afterAutospacing="off"/>
            </w:pPr>
            <w:r w:rsidR="39C038E0">
              <w:rPr/>
              <w:t>Day 47</w:t>
            </w:r>
          </w:p>
        </w:tc>
        <w:tc>
          <w:tcPr>
            <w:tcW w:w="3005" w:type="dxa"/>
            <w:tcMar/>
          </w:tcPr>
          <w:p w:rsidR="39C038E0" w:rsidP="39C038E0" w:rsidRDefault="39C038E0" w14:paraId="521D6CF7" w14:textId="440B1FB4">
            <w:pPr>
              <w:spacing w:before="0" w:beforeAutospacing="off" w:after="0" w:afterAutospacing="off"/>
            </w:pPr>
            <w:r w:rsidR="39C038E0">
              <w:rPr/>
              <w:t>13 Feb 2026</w:t>
            </w:r>
          </w:p>
        </w:tc>
        <w:tc>
          <w:tcPr>
            <w:tcW w:w="3005" w:type="dxa"/>
            <w:tcMar/>
          </w:tcPr>
          <w:p w:rsidR="39C038E0" w:rsidP="39C038E0" w:rsidRDefault="39C038E0" w14:paraId="1BF6467A" w14:textId="3701BB0F">
            <w:pPr>
              <w:spacing w:before="0" w:beforeAutospacing="off" w:after="0" w:afterAutospacing="off"/>
            </w:pPr>
            <w:r w:rsidR="39C038E0">
              <w:rPr/>
              <w:t>Final project review and validation.</w:t>
            </w:r>
          </w:p>
        </w:tc>
      </w:tr>
      <w:tr w:rsidR="39C038E0" w:rsidTr="39C038E0" w14:paraId="325A4CFE">
        <w:trPr>
          <w:trHeight w:val="300"/>
        </w:trPr>
        <w:tc>
          <w:tcPr>
            <w:tcW w:w="3005" w:type="dxa"/>
            <w:tcMar/>
          </w:tcPr>
          <w:p w:rsidR="39C038E0" w:rsidP="39C038E0" w:rsidRDefault="39C038E0" w14:paraId="58F19FCA" w14:textId="625B7AE4">
            <w:pPr>
              <w:spacing w:before="0" w:beforeAutospacing="off" w:after="0" w:afterAutospacing="off"/>
            </w:pPr>
            <w:r w:rsidR="39C038E0">
              <w:rPr/>
              <w:t>Day 48</w:t>
            </w:r>
          </w:p>
        </w:tc>
        <w:tc>
          <w:tcPr>
            <w:tcW w:w="3005" w:type="dxa"/>
            <w:tcMar/>
          </w:tcPr>
          <w:p w:rsidR="39C038E0" w:rsidP="39C038E0" w:rsidRDefault="39C038E0" w14:paraId="0EB4319E" w14:textId="17EC3F2A">
            <w:pPr>
              <w:spacing w:before="0" w:beforeAutospacing="off" w:after="0" w:afterAutospacing="off"/>
            </w:pPr>
            <w:r w:rsidR="39C038E0">
              <w:rPr/>
              <w:t>14 Feb 2026</w:t>
            </w:r>
          </w:p>
        </w:tc>
        <w:tc>
          <w:tcPr>
            <w:tcW w:w="3005" w:type="dxa"/>
            <w:tcMar/>
          </w:tcPr>
          <w:p w:rsidR="39C038E0" w:rsidP="39C038E0" w:rsidRDefault="39C038E0" w14:paraId="3F947AA2" w14:textId="1FB10404">
            <w:pPr>
              <w:spacing w:before="0" w:beforeAutospacing="off" w:after="0" w:afterAutospacing="off"/>
            </w:pPr>
            <w:r w:rsidR="39C038E0">
              <w:rPr/>
              <w:t>Minor corrections and final refinements.</w:t>
            </w:r>
          </w:p>
        </w:tc>
      </w:tr>
      <w:tr w:rsidR="39C038E0" w:rsidTr="39C038E0" w14:paraId="71DDB410">
        <w:trPr>
          <w:trHeight w:val="300"/>
        </w:trPr>
        <w:tc>
          <w:tcPr>
            <w:tcW w:w="3005" w:type="dxa"/>
            <w:tcMar/>
          </w:tcPr>
          <w:p w:rsidR="39C038E0" w:rsidP="39C038E0" w:rsidRDefault="39C038E0" w14:paraId="02D86382" w14:textId="2AF8165F">
            <w:pPr>
              <w:spacing w:before="0" w:beforeAutospacing="off" w:after="0" w:afterAutospacing="off"/>
            </w:pPr>
            <w:r w:rsidR="39C038E0">
              <w:rPr/>
              <w:t>Day 49</w:t>
            </w:r>
          </w:p>
        </w:tc>
        <w:tc>
          <w:tcPr>
            <w:tcW w:w="3005" w:type="dxa"/>
            <w:tcMar/>
          </w:tcPr>
          <w:p w:rsidR="39C038E0" w:rsidP="39C038E0" w:rsidRDefault="39C038E0" w14:paraId="09FB4241" w14:textId="3D3C6814">
            <w:pPr>
              <w:spacing w:before="0" w:beforeAutospacing="off" w:after="0" w:afterAutospacing="off"/>
            </w:pPr>
            <w:r w:rsidR="39C038E0">
              <w:rPr/>
              <w:t>15 Feb 2026</w:t>
            </w:r>
          </w:p>
        </w:tc>
        <w:tc>
          <w:tcPr>
            <w:tcW w:w="3005" w:type="dxa"/>
            <w:tcMar/>
          </w:tcPr>
          <w:p w:rsidR="39C038E0" w:rsidP="39C038E0" w:rsidRDefault="39C038E0" w14:paraId="6740CBA4" w14:textId="08DFA1E3">
            <w:pPr>
              <w:spacing w:before="0" w:beforeAutospacing="off" w:after="0" w:afterAutospacing="off"/>
            </w:pPr>
            <w:r w:rsidR="39C038E0">
              <w:rPr/>
              <w:t>Final packaging and submission preparation.</w:t>
            </w:r>
          </w:p>
        </w:tc>
      </w:tr>
      <w:tr w:rsidR="39C038E0" w:rsidTr="39C038E0" w14:paraId="469CCE99">
        <w:trPr>
          <w:trHeight w:val="300"/>
        </w:trPr>
        <w:tc>
          <w:tcPr>
            <w:tcW w:w="3005" w:type="dxa"/>
            <w:tcMar/>
          </w:tcPr>
          <w:p w:rsidR="39C038E0" w:rsidP="39C038E0" w:rsidRDefault="39C038E0" w14:paraId="5275028C" w14:textId="542A618D">
            <w:pPr>
              <w:spacing w:before="0" w:beforeAutospacing="off" w:after="0" w:afterAutospacing="off"/>
            </w:pPr>
            <w:r w:rsidR="39C038E0">
              <w:rPr/>
              <w:t>Day 50</w:t>
            </w:r>
          </w:p>
        </w:tc>
        <w:tc>
          <w:tcPr>
            <w:tcW w:w="3005" w:type="dxa"/>
            <w:tcMar/>
          </w:tcPr>
          <w:p w:rsidR="39C038E0" w:rsidP="39C038E0" w:rsidRDefault="39C038E0" w14:paraId="054F82FE" w14:textId="52BF8551">
            <w:pPr>
              <w:spacing w:before="0" w:beforeAutospacing="off" w:after="0" w:afterAutospacing="off"/>
            </w:pPr>
            <w:r w:rsidR="39C038E0">
              <w:rPr/>
              <w:t>16 Feb 2026</w:t>
            </w:r>
          </w:p>
        </w:tc>
        <w:tc>
          <w:tcPr>
            <w:tcW w:w="3005" w:type="dxa"/>
            <w:tcMar/>
          </w:tcPr>
          <w:p w:rsidR="39C038E0" w:rsidP="39C038E0" w:rsidRDefault="39C038E0" w14:paraId="6F15429D" w14:textId="380560AD">
            <w:pPr>
              <w:spacing w:before="0" w:beforeAutospacing="off" w:after="0" w:afterAutospacing="off"/>
            </w:pPr>
            <w:r w:rsidR="39C038E0">
              <w:rPr/>
              <w:t>Project submission and final presentation/demo.</w:t>
            </w:r>
          </w:p>
        </w:tc>
      </w:tr>
    </w:tbl>
    <w:p w:rsidR="3F8D9CF4" w:rsidP="3F8D9CF4" w:rsidRDefault="3F8D9CF4" w14:paraId="02C2E39B" w14:textId="69098870">
      <w:pPr>
        <w:spacing w:before="240" w:after="240"/>
        <w:rPr>
          <w:rFonts w:ascii="Times New Roman" w:hAnsi="Times New Roman" w:eastAsia="Times New Roman" w:cs="Times New Roman"/>
          <w:b/>
          <w:bCs/>
          <w:sz w:val="28"/>
          <w:szCs w:val="28"/>
        </w:rPr>
      </w:pPr>
    </w:p>
    <w:p w:rsidR="3F8D9CF4" w:rsidP="3F8D9CF4" w:rsidRDefault="3F8D9CF4" w14:paraId="11EAE268" w14:textId="6B0B16F4">
      <w:pPr>
        <w:spacing w:before="240" w:after="240"/>
        <w:rPr>
          <w:rFonts w:ascii="Times New Roman" w:hAnsi="Times New Roman" w:eastAsia="Times New Roman" w:cs="Times New Roman"/>
          <w:b/>
          <w:bCs/>
          <w:sz w:val="28"/>
          <w:szCs w:val="28"/>
        </w:rPr>
      </w:pPr>
      <w:r w:rsidRPr="39C038E0" w:rsidR="39C038E0">
        <w:rPr>
          <w:rFonts w:ascii="Times New Roman" w:hAnsi="Times New Roman" w:eastAsia="Times New Roman" w:cs="Times New Roman"/>
          <w:b w:val="1"/>
          <w:bCs w:val="1"/>
          <w:sz w:val="28"/>
          <w:szCs w:val="28"/>
        </w:rPr>
        <w:t>15. Conclusion</w:t>
      </w:r>
    </w:p>
    <w:p w:rsidR="3F8D9CF4" w:rsidP="39C038E0" w:rsidRDefault="3F8D9CF4" w14:paraId="3D6589F4" w14:textId="204D172E">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The Receipt and Invoice Digitization System was developed in a step-by-step manner to convert manual receipt handling into an automated and reliable process. First, the system architecture and database were designed to ensure proper data storage and smooth workflow. Secure file upload features were added with format validation, size limits, and duplicate detection to prevent invalid data from entering the system.</w:t>
      </w:r>
    </w:p>
    <w:p w:rsidR="3F8D9CF4" w:rsidP="39C038E0" w:rsidRDefault="3F8D9CF4" w14:paraId="66A6999E" w14:textId="60C86E0C">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Next, OCR was integrated to extract text from images and PDFs. AI-based structured extraction was implemented to convert the raw text into organized JSON data. To improve accuracy, validation checks, fallback mechanisms, and regex/NLP-based refinement were added to handle missing or low-confidence fields. Data normalization ensured consistent formatting across all records.</w:t>
      </w:r>
    </w:p>
    <w:p w:rsidR="3F8D9CF4" w:rsidP="39C038E0" w:rsidRDefault="3F8D9CF4" w14:paraId="444B044E" w14:textId="5154CAEE">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Finally, strong validation rules, duplicate detection logic, transaction-based database operations, and clear user feedback mechanisms were implemented. Search and filter options were added to enhance usability.</w:t>
      </w:r>
    </w:p>
    <w:p w:rsidR="3F8D9CF4" w:rsidP="39C038E0" w:rsidRDefault="3F8D9CF4" w14:paraId="37E4697B" w14:textId="5EEE3234">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Overall, the project successfully delivers a secure, accurate, and efficient system for digitizing receipts and invoices, reducing manual effort while maintaining data integrity and reliability.</w:t>
      </w:r>
    </w:p>
    <w:p w:rsidR="3F8D9CF4" w:rsidP="3F8D9CF4" w:rsidRDefault="3F8D9CF4" w14:paraId="33E66C8A" w14:textId="492073FE">
      <w:pPr>
        <w:spacing w:before="240" w:after="240"/>
        <w:rPr>
          <w:rFonts w:ascii="Times New Roman" w:hAnsi="Times New Roman" w:eastAsia="Times New Roman" w:cs="Times New Roman"/>
          <w:b w:val="1"/>
          <w:bCs w:val="1"/>
          <w:sz w:val="28"/>
          <w:szCs w:val="28"/>
        </w:rPr>
      </w:pPr>
    </w:p>
    <w:p w:rsidR="3F8D9CF4" w:rsidP="3F8D9CF4" w:rsidRDefault="3F8D9CF4" w14:paraId="6C953D3B" w14:textId="6E282835">
      <w:pPr>
        <w:spacing w:before="240" w:after="240"/>
        <w:rPr>
          <w:rFonts w:ascii="Times New Roman" w:hAnsi="Times New Roman" w:eastAsia="Times New Roman" w:cs="Times New Roman"/>
          <w:b/>
          <w:bCs/>
          <w:sz w:val="28"/>
          <w:szCs w:val="28"/>
        </w:rPr>
      </w:pPr>
    </w:p>
    <w:p w:rsidR="3F8D9CF4" w:rsidP="3F8D9CF4" w:rsidRDefault="3F8D9CF4" w14:paraId="08D36467" w14:textId="3B573E95">
      <w:pPr>
        <w:spacing w:before="240" w:after="240"/>
        <w:rPr>
          <w:rFonts w:ascii="Times New Roman" w:hAnsi="Times New Roman" w:eastAsia="Times New Roman" w:cs="Times New Roman"/>
          <w:b w:val="1"/>
          <w:bCs w:val="1"/>
          <w:sz w:val="28"/>
          <w:szCs w:val="28"/>
        </w:rPr>
      </w:pPr>
      <w:r w:rsidRPr="39C038E0" w:rsidR="39C038E0">
        <w:rPr>
          <w:rFonts w:ascii="Times New Roman" w:hAnsi="Times New Roman" w:eastAsia="Times New Roman" w:cs="Times New Roman"/>
          <w:b w:val="1"/>
          <w:bCs w:val="1"/>
          <w:sz w:val="28"/>
          <w:szCs w:val="28"/>
        </w:rPr>
        <w:t>16.  References</w:t>
      </w:r>
    </w:p>
    <w:p w:rsidR="39C038E0" w:rsidP="39C038E0" w:rsidRDefault="39C038E0" w14:paraId="2AFCA8BA" w14:textId="3C792FFC">
      <w:pPr>
        <w:spacing w:before="240" w:after="240"/>
        <w:rPr>
          <w:rFonts w:ascii="Times New Roman" w:hAnsi="Times New Roman" w:eastAsia="Times New Roman" w:cs="Times New Roman"/>
          <w:b w:val="1"/>
          <w:bCs w:val="1"/>
          <w:sz w:val="28"/>
          <w:szCs w:val="28"/>
        </w:rPr>
      </w:pPr>
    </w:p>
    <w:p w:rsidR="39C038E0" w:rsidP="39C038E0" w:rsidRDefault="39C038E0" w14:paraId="0FAB2AE0" w14:textId="72941B6A">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[1] Python Software Foundation, </w:t>
      </w:r>
      <w:r w:rsidRPr="39C038E0" w:rsidR="39C038E0">
        <w:rPr>
          <w:rFonts w:ascii="Times New Roman" w:hAnsi="Times New Roman" w:eastAsia="Times New Roman" w:cs="Times New Roman"/>
          <w:i w:val="1"/>
          <w:iCs w:val="1"/>
          <w:noProof w:val="0"/>
          <w:sz w:val="28"/>
          <w:szCs w:val="28"/>
          <w:lang w:val="en-IN"/>
        </w:rPr>
        <w:t>Python Documentation</w:t>
      </w:r>
      <w:r w:rsidRPr="39C038E0" w:rsidR="39C038E0">
        <w:rPr>
          <w:rFonts w:ascii="Times New Roman" w:hAnsi="Times New Roman" w:eastAsia="Times New Roman" w:cs="Times New Roman"/>
          <w:noProof w:val="0"/>
          <w:sz w:val="28"/>
          <w:szCs w:val="28"/>
          <w:lang w:val="en-IN"/>
        </w:rPr>
        <w:t xml:space="preserve">, 2025. [Online]. Available: </w:t>
      </w:r>
      <w:hyperlink r:id="R3f6eecbd9b24449b">
        <w:r w:rsidRPr="39C038E0" w:rsidR="39C038E0">
          <w:rPr>
            <w:rStyle w:val="Hyperlink"/>
            <w:rFonts w:ascii="Times New Roman" w:hAnsi="Times New Roman" w:eastAsia="Times New Roman" w:cs="Times New Roman"/>
            <w:noProof w:val="0"/>
            <w:sz w:val="28"/>
            <w:szCs w:val="28"/>
            <w:lang w:val="en-IN"/>
          </w:rPr>
          <w:t>https://docs.python.org/3/</w:t>
        </w:r>
      </w:hyperlink>
    </w:p>
    <w:p w:rsidR="39C038E0" w:rsidP="39C038E0" w:rsidRDefault="39C038E0" w14:paraId="410A4138" w14:textId="7E6D87DE">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[2] Streamlit Inc., </w:t>
      </w:r>
      <w:r w:rsidRPr="39C038E0" w:rsidR="39C038E0">
        <w:rPr>
          <w:rFonts w:ascii="Times New Roman" w:hAnsi="Times New Roman" w:eastAsia="Times New Roman" w:cs="Times New Roman"/>
          <w:i w:val="1"/>
          <w:iCs w:val="1"/>
          <w:noProof w:val="0"/>
          <w:sz w:val="28"/>
          <w:szCs w:val="28"/>
          <w:lang w:val="en-IN"/>
        </w:rPr>
        <w:t>Streamlit Documentation</w:t>
      </w:r>
      <w:r w:rsidRPr="39C038E0" w:rsidR="39C038E0">
        <w:rPr>
          <w:rFonts w:ascii="Times New Roman" w:hAnsi="Times New Roman" w:eastAsia="Times New Roman" w:cs="Times New Roman"/>
          <w:noProof w:val="0"/>
          <w:sz w:val="28"/>
          <w:szCs w:val="28"/>
          <w:lang w:val="en-IN"/>
        </w:rPr>
        <w:t xml:space="preserve">, 2025. [Online]. Available: </w:t>
      </w:r>
      <w:hyperlink r:id="R59cf838092424945">
        <w:r w:rsidRPr="39C038E0" w:rsidR="39C038E0">
          <w:rPr>
            <w:rStyle w:val="Hyperlink"/>
            <w:rFonts w:ascii="Times New Roman" w:hAnsi="Times New Roman" w:eastAsia="Times New Roman" w:cs="Times New Roman"/>
            <w:noProof w:val="0"/>
            <w:sz w:val="28"/>
            <w:szCs w:val="28"/>
            <w:lang w:val="en-IN"/>
          </w:rPr>
          <w:t>https://docs.streamlit.io/</w:t>
        </w:r>
      </w:hyperlink>
    </w:p>
    <w:p w:rsidR="39C038E0" w:rsidP="39C038E0" w:rsidRDefault="39C038E0" w14:paraId="4926EF08" w14:textId="729B9737">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[3] SQLite Consortium, </w:t>
      </w:r>
      <w:r w:rsidRPr="39C038E0" w:rsidR="39C038E0">
        <w:rPr>
          <w:rFonts w:ascii="Times New Roman" w:hAnsi="Times New Roman" w:eastAsia="Times New Roman" w:cs="Times New Roman"/>
          <w:i w:val="1"/>
          <w:iCs w:val="1"/>
          <w:noProof w:val="0"/>
          <w:sz w:val="28"/>
          <w:szCs w:val="28"/>
          <w:lang w:val="en-IN"/>
        </w:rPr>
        <w:t>SQLite Documentation</w:t>
      </w:r>
      <w:r w:rsidRPr="39C038E0" w:rsidR="39C038E0">
        <w:rPr>
          <w:rFonts w:ascii="Times New Roman" w:hAnsi="Times New Roman" w:eastAsia="Times New Roman" w:cs="Times New Roman"/>
          <w:noProof w:val="0"/>
          <w:sz w:val="28"/>
          <w:szCs w:val="28"/>
          <w:lang w:val="en-IN"/>
        </w:rPr>
        <w:t xml:space="preserve">, 2025. [Online]. Available: </w:t>
      </w:r>
      <w:hyperlink r:id="R91f21b4cd6e748d0">
        <w:r w:rsidRPr="39C038E0" w:rsidR="39C038E0">
          <w:rPr>
            <w:rStyle w:val="Hyperlink"/>
            <w:rFonts w:ascii="Times New Roman" w:hAnsi="Times New Roman" w:eastAsia="Times New Roman" w:cs="Times New Roman"/>
            <w:noProof w:val="0"/>
            <w:sz w:val="28"/>
            <w:szCs w:val="28"/>
            <w:lang w:val="en-IN"/>
          </w:rPr>
          <w:t>https://www.sqlite.org/docs.html</w:t>
        </w:r>
      </w:hyperlink>
    </w:p>
    <w:p w:rsidR="39C038E0" w:rsidP="39C038E0" w:rsidRDefault="39C038E0" w14:paraId="019D0BE1" w14:textId="44C225DE">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[4] Tesseract OCR, </w:t>
      </w:r>
      <w:r w:rsidRPr="39C038E0" w:rsidR="39C038E0">
        <w:rPr>
          <w:rFonts w:ascii="Times New Roman" w:hAnsi="Times New Roman" w:eastAsia="Times New Roman" w:cs="Times New Roman"/>
          <w:i w:val="1"/>
          <w:iCs w:val="1"/>
          <w:noProof w:val="0"/>
          <w:sz w:val="28"/>
          <w:szCs w:val="28"/>
          <w:lang w:val="en-IN"/>
        </w:rPr>
        <w:t>Tesseract OCR Documentation</w:t>
      </w:r>
      <w:r w:rsidRPr="39C038E0" w:rsidR="39C038E0">
        <w:rPr>
          <w:rFonts w:ascii="Times New Roman" w:hAnsi="Times New Roman" w:eastAsia="Times New Roman" w:cs="Times New Roman"/>
          <w:noProof w:val="0"/>
          <w:sz w:val="28"/>
          <w:szCs w:val="28"/>
          <w:lang w:val="en-IN"/>
        </w:rPr>
        <w:t xml:space="preserve">, 2025. [Online]. Available: </w:t>
      </w:r>
      <w:hyperlink r:id="Ra3f4476cde0e48fa">
        <w:r w:rsidRPr="39C038E0" w:rsidR="39C038E0">
          <w:rPr>
            <w:rStyle w:val="Hyperlink"/>
            <w:rFonts w:ascii="Times New Roman" w:hAnsi="Times New Roman" w:eastAsia="Times New Roman" w:cs="Times New Roman"/>
            <w:noProof w:val="0"/>
            <w:sz w:val="28"/>
            <w:szCs w:val="28"/>
            <w:lang w:val="en-IN"/>
          </w:rPr>
          <w:t>https://tesseract-ocr.github.io/</w:t>
        </w:r>
      </w:hyperlink>
    </w:p>
    <w:p w:rsidR="39C038E0" w:rsidP="39C038E0" w:rsidRDefault="39C038E0" w14:paraId="62B1B7F7" w14:textId="566E2F0F">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[5] pdf2image, </w:t>
      </w:r>
      <w:r w:rsidRPr="39C038E0" w:rsidR="39C038E0">
        <w:rPr>
          <w:rFonts w:ascii="Times New Roman" w:hAnsi="Times New Roman" w:eastAsia="Times New Roman" w:cs="Times New Roman"/>
          <w:i w:val="1"/>
          <w:iCs w:val="1"/>
          <w:noProof w:val="0"/>
          <w:sz w:val="28"/>
          <w:szCs w:val="28"/>
          <w:lang w:val="en-IN"/>
        </w:rPr>
        <w:t>pdf2image Library Documentation</w:t>
      </w:r>
      <w:r w:rsidRPr="39C038E0" w:rsidR="39C038E0">
        <w:rPr>
          <w:rFonts w:ascii="Times New Roman" w:hAnsi="Times New Roman" w:eastAsia="Times New Roman" w:cs="Times New Roman"/>
          <w:noProof w:val="0"/>
          <w:sz w:val="28"/>
          <w:szCs w:val="28"/>
          <w:lang w:val="en-IN"/>
        </w:rPr>
        <w:t xml:space="preserve">, 2025. [Online]. Available: </w:t>
      </w:r>
      <w:hyperlink r:id="Rc6999064a91b4f11">
        <w:r w:rsidRPr="39C038E0" w:rsidR="39C038E0">
          <w:rPr>
            <w:rStyle w:val="Hyperlink"/>
            <w:rFonts w:ascii="Times New Roman" w:hAnsi="Times New Roman" w:eastAsia="Times New Roman" w:cs="Times New Roman"/>
            <w:noProof w:val="0"/>
            <w:sz w:val="28"/>
            <w:szCs w:val="28"/>
            <w:lang w:val="en-IN"/>
          </w:rPr>
          <w:t>https://pypi.org/project/pdf2image/</w:t>
        </w:r>
      </w:hyperlink>
    </w:p>
    <w:p w:rsidR="39C038E0" w:rsidP="39C038E0" w:rsidRDefault="39C038E0" w14:paraId="7ED557EC" w14:textId="6584CC6F">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[6] spaCy, </w:t>
      </w:r>
      <w:r w:rsidRPr="39C038E0" w:rsidR="39C038E0">
        <w:rPr>
          <w:rFonts w:ascii="Times New Roman" w:hAnsi="Times New Roman" w:eastAsia="Times New Roman" w:cs="Times New Roman"/>
          <w:i w:val="1"/>
          <w:iCs w:val="1"/>
          <w:noProof w:val="0"/>
          <w:sz w:val="28"/>
          <w:szCs w:val="28"/>
          <w:lang w:val="en-IN"/>
        </w:rPr>
        <w:t>spaCy Usage Documentation</w:t>
      </w:r>
      <w:r w:rsidRPr="39C038E0" w:rsidR="39C038E0">
        <w:rPr>
          <w:rFonts w:ascii="Times New Roman" w:hAnsi="Times New Roman" w:eastAsia="Times New Roman" w:cs="Times New Roman"/>
          <w:noProof w:val="0"/>
          <w:sz w:val="28"/>
          <w:szCs w:val="28"/>
          <w:lang w:val="en-IN"/>
        </w:rPr>
        <w:t xml:space="preserve">, 2025. [Online]. Available: </w:t>
      </w:r>
      <w:hyperlink r:id="R5812b4782d2c461a">
        <w:r w:rsidRPr="39C038E0" w:rsidR="39C038E0">
          <w:rPr>
            <w:rStyle w:val="Hyperlink"/>
            <w:rFonts w:ascii="Times New Roman" w:hAnsi="Times New Roman" w:eastAsia="Times New Roman" w:cs="Times New Roman"/>
            <w:noProof w:val="0"/>
            <w:sz w:val="28"/>
            <w:szCs w:val="28"/>
            <w:lang w:val="en-IN"/>
          </w:rPr>
          <w:t>https://spacy.io/usage</w:t>
        </w:r>
      </w:hyperlink>
    </w:p>
    <w:p w:rsidR="39C038E0" w:rsidP="39C038E0" w:rsidRDefault="39C038E0" w14:paraId="1629F5C0" w14:textId="38052850">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[7] Plotly Technologies Inc., </w:t>
      </w:r>
      <w:r w:rsidRPr="39C038E0" w:rsidR="39C038E0">
        <w:rPr>
          <w:rFonts w:ascii="Times New Roman" w:hAnsi="Times New Roman" w:eastAsia="Times New Roman" w:cs="Times New Roman"/>
          <w:i w:val="1"/>
          <w:iCs w:val="1"/>
          <w:noProof w:val="0"/>
          <w:sz w:val="28"/>
          <w:szCs w:val="28"/>
          <w:lang w:val="en-IN"/>
        </w:rPr>
        <w:t>Plotly Python Documentation</w:t>
      </w:r>
      <w:r w:rsidRPr="39C038E0" w:rsidR="39C038E0">
        <w:rPr>
          <w:rFonts w:ascii="Times New Roman" w:hAnsi="Times New Roman" w:eastAsia="Times New Roman" w:cs="Times New Roman"/>
          <w:noProof w:val="0"/>
          <w:sz w:val="28"/>
          <w:szCs w:val="28"/>
          <w:lang w:val="en-IN"/>
        </w:rPr>
        <w:t xml:space="preserve">, 2025. [Online]. Available: </w:t>
      </w:r>
      <w:hyperlink r:id="Rac4fe911d1e8419c">
        <w:r w:rsidRPr="39C038E0" w:rsidR="39C038E0">
          <w:rPr>
            <w:rStyle w:val="Hyperlink"/>
            <w:rFonts w:ascii="Times New Roman" w:hAnsi="Times New Roman" w:eastAsia="Times New Roman" w:cs="Times New Roman"/>
            <w:noProof w:val="0"/>
            <w:sz w:val="28"/>
            <w:szCs w:val="28"/>
            <w:lang w:val="en-IN"/>
          </w:rPr>
          <w:t>https://plotly.com/python/</w:t>
        </w:r>
      </w:hyperlink>
    </w:p>
    <w:p w:rsidR="39C038E0" w:rsidP="39C038E0" w:rsidRDefault="39C038E0" w14:paraId="096E8E6A" w14:textId="46E6B9E5">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[8] Pandas Development Team, </w:t>
      </w:r>
      <w:r w:rsidRPr="39C038E0" w:rsidR="39C038E0">
        <w:rPr>
          <w:rFonts w:ascii="Times New Roman" w:hAnsi="Times New Roman" w:eastAsia="Times New Roman" w:cs="Times New Roman"/>
          <w:i w:val="1"/>
          <w:iCs w:val="1"/>
          <w:noProof w:val="0"/>
          <w:sz w:val="28"/>
          <w:szCs w:val="28"/>
          <w:lang w:val="en-IN"/>
        </w:rPr>
        <w:t>Pandas Documentation</w:t>
      </w:r>
      <w:r w:rsidRPr="39C038E0" w:rsidR="39C038E0">
        <w:rPr>
          <w:rFonts w:ascii="Times New Roman" w:hAnsi="Times New Roman" w:eastAsia="Times New Roman" w:cs="Times New Roman"/>
          <w:noProof w:val="0"/>
          <w:sz w:val="28"/>
          <w:szCs w:val="28"/>
          <w:lang w:val="en-IN"/>
        </w:rPr>
        <w:t xml:space="preserve">, 2025. [Online]. Available: </w:t>
      </w:r>
      <w:hyperlink r:id="R49618525b414435c">
        <w:r w:rsidRPr="39C038E0" w:rsidR="39C038E0">
          <w:rPr>
            <w:rStyle w:val="Hyperlink"/>
            <w:rFonts w:ascii="Times New Roman" w:hAnsi="Times New Roman" w:eastAsia="Times New Roman" w:cs="Times New Roman"/>
            <w:noProof w:val="0"/>
            <w:sz w:val="28"/>
            <w:szCs w:val="28"/>
            <w:lang w:val="en-IN"/>
          </w:rPr>
          <w:t>https://pandas.pydata.org/docs/</w:t>
        </w:r>
      </w:hyperlink>
    </w:p>
    <w:p w:rsidR="39C038E0" w:rsidP="39C038E0" w:rsidRDefault="39C038E0" w14:paraId="5327696E" w14:textId="47DDA786">
      <w:pPr>
        <w:pStyle w:val="Normal"/>
        <w:spacing w:before="240" w:beforeAutospacing="off" w:after="240" w:afterAutospacing="off"/>
        <w:rPr>
          <w:rFonts w:ascii="Times New Roman" w:hAnsi="Times New Roman" w:eastAsia="Times New Roman" w:cs="Times New Roman"/>
          <w:noProof w:val="0"/>
          <w:sz w:val="28"/>
          <w:szCs w:val="28"/>
          <w:lang w:val="en-IN"/>
        </w:rPr>
      </w:pPr>
      <w:r w:rsidRPr="39C038E0" w:rsidR="39C038E0">
        <w:rPr>
          <w:rFonts w:ascii="Times New Roman" w:hAnsi="Times New Roman" w:eastAsia="Times New Roman" w:cs="Times New Roman"/>
          <w:noProof w:val="0"/>
          <w:sz w:val="28"/>
          <w:szCs w:val="28"/>
          <w:lang w:val="en-IN"/>
        </w:rPr>
        <w:t xml:space="preserve">[9] ] Groq, </w:t>
      </w:r>
      <w:r w:rsidRPr="39C038E0" w:rsidR="39C038E0">
        <w:rPr>
          <w:rFonts w:ascii="Times New Roman" w:hAnsi="Times New Roman" w:eastAsia="Times New Roman" w:cs="Times New Roman"/>
          <w:i w:val="1"/>
          <w:iCs w:val="1"/>
          <w:noProof w:val="0"/>
          <w:sz w:val="28"/>
          <w:szCs w:val="28"/>
          <w:lang w:val="en-IN"/>
        </w:rPr>
        <w:t>Groq API Documentation</w:t>
      </w:r>
      <w:r w:rsidRPr="39C038E0" w:rsidR="39C038E0">
        <w:rPr>
          <w:rFonts w:ascii="Times New Roman" w:hAnsi="Times New Roman" w:eastAsia="Times New Roman" w:cs="Times New Roman"/>
          <w:noProof w:val="0"/>
          <w:sz w:val="28"/>
          <w:szCs w:val="28"/>
          <w:lang w:val="en-IN"/>
        </w:rPr>
        <w:t xml:space="preserve">, 2025. [Online]. Available: </w:t>
      </w:r>
      <w:hyperlink r:id="Rd2422a31f1da44e9">
        <w:r w:rsidRPr="39C038E0" w:rsidR="39C038E0">
          <w:rPr>
            <w:rStyle w:val="Hyperlink"/>
            <w:rFonts w:ascii="Times New Roman" w:hAnsi="Times New Roman" w:eastAsia="Times New Roman" w:cs="Times New Roman"/>
            <w:noProof w:val="0"/>
            <w:sz w:val="28"/>
            <w:szCs w:val="28"/>
            <w:lang w:val="en-IN"/>
          </w:rPr>
          <w:t>https://console.groq.com/docs</w:t>
        </w:r>
      </w:hyperlink>
    </w:p>
    <w:p w:rsidR="39C038E0" w:rsidP="39C038E0" w:rsidRDefault="39C038E0" w14:paraId="69256C32" w14:textId="79B3E49E">
      <w:pPr>
        <w:spacing w:before="240" w:beforeAutospacing="off" w:after="240" w:afterAutospacing="off"/>
      </w:pPr>
      <w:r w:rsidRPr="39C038E0" w:rsidR="39C038E0">
        <w:rPr>
          <w:rFonts w:ascii="Times New Roman" w:hAnsi="Times New Roman" w:eastAsia="Times New Roman" w:cs="Times New Roman"/>
          <w:noProof w:val="0"/>
          <w:sz w:val="28"/>
          <w:szCs w:val="28"/>
          <w:lang w:val="en-IN"/>
        </w:rPr>
        <w:t xml:space="preserve">[10] Speech and Language Processing, D. Jurafsky and J. H. Martin, </w:t>
      </w:r>
      <w:r w:rsidRPr="39C038E0" w:rsidR="39C038E0">
        <w:rPr>
          <w:rFonts w:ascii="Times New Roman" w:hAnsi="Times New Roman" w:eastAsia="Times New Roman" w:cs="Times New Roman"/>
          <w:i w:val="1"/>
          <w:iCs w:val="1"/>
          <w:noProof w:val="0"/>
          <w:sz w:val="28"/>
          <w:szCs w:val="28"/>
          <w:lang w:val="en-IN"/>
        </w:rPr>
        <w:t>Speech and Language Processing</w:t>
      </w:r>
      <w:r w:rsidRPr="39C038E0" w:rsidR="39C038E0">
        <w:rPr>
          <w:rFonts w:ascii="Times New Roman" w:hAnsi="Times New Roman" w:eastAsia="Times New Roman" w:cs="Times New Roman"/>
          <w:noProof w:val="0"/>
          <w:sz w:val="28"/>
          <w:szCs w:val="28"/>
          <w:lang w:val="en-IN"/>
        </w:rPr>
        <w:t xml:space="preserve">, 3rd ed. Draft, 2023. [Online]. Available: </w:t>
      </w:r>
      <w:hyperlink r:id="Rd20fc8e273eb4a02">
        <w:r w:rsidRPr="39C038E0" w:rsidR="39C038E0">
          <w:rPr>
            <w:rStyle w:val="Hyperlink"/>
            <w:rFonts w:ascii="Times New Roman" w:hAnsi="Times New Roman" w:eastAsia="Times New Roman" w:cs="Times New Roman"/>
            <w:noProof w:val="0"/>
            <w:sz w:val="28"/>
            <w:szCs w:val="28"/>
            <w:lang w:val="en-IN"/>
          </w:rPr>
          <w:t>https://web.stanford.edu/~jurafsky/slp3/</w:t>
        </w:r>
      </w:hyperlink>
    </w:p>
    <w:p w:rsidR="39C038E0" w:rsidP="39C038E0" w:rsidRDefault="39C038E0" w14:paraId="09B60CD4" w14:textId="35023894">
      <w:pPr>
        <w:spacing w:before="240" w:after="240"/>
        <w:rPr>
          <w:rFonts w:ascii="Times New Roman" w:hAnsi="Times New Roman" w:eastAsia="Times New Roman" w:cs="Times New Roman"/>
          <w:b w:val="1"/>
          <w:bCs w:val="1"/>
          <w:sz w:val="28"/>
          <w:szCs w:val="28"/>
        </w:rPr>
      </w:pPr>
    </w:p>
    <w:p w:rsidR="3F8D9CF4" w:rsidP="3F8D9CF4" w:rsidRDefault="3F8D9CF4" w14:paraId="728DF795" w14:textId="69C09424">
      <w:pPr>
        <w:spacing w:before="240" w:after="240"/>
        <w:rPr>
          <w:rFonts w:ascii="Times New Roman" w:hAnsi="Times New Roman" w:eastAsia="Times New Roman" w:cs="Times New Roman"/>
          <w:sz w:val="24"/>
          <w:szCs w:val="24"/>
        </w:rPr>
      </w:pPr>
    </w:p>
    <w:p w:rsidR="3F8D9CF4" w:rsidP="3F8D9CF4" w:rsidRDefault="3F8D9CF4" w14:paraId="5A5E7631" w14:textId="04681315">
      <w:pPr>
        <w:spacing w:before="240" w:after="240"/>
        <w:rPr>
          <w:rFonts w:ascii="Times New Roman" w:hAnsi="Times New Roman" w:eastAsia="Times New Roman" w:cs="Times New Roman"/>
          <w:sz w:val="24"/>
          <w:szCs w:val="24"/>
        </w:rPr>
      </w:pPr>
    </w:p>
    <w:p w:rsidR="3F8D9CF4" w:rsidP="3F8D9CF4" w:rsidRDefault="3F8D9CF4" w14:paraId="429067E6" w14:textId="6B0DD5BC">
      <w:pPr>
        <w:spacing w:before="240" w:after="240"/>
        <w:rPr>
          <w:rFonts w:ascii="Times New Roman" w:hAnsi="Times New Roman" w:eastAsia="Times New Roman" w:cs="Times New Roman"/>
          <w:sz w:val="24"/>
          <w:szCs w:val="24"/>
        </w:rPr>
      </w:pPr>
    </w:p>
    <w:p w:rsidR="3F8D9CF4" w:rsidP="3F8D9CF4" w:rsidRDefault="3F8D9CF4" w14:paraId="6BB4300C" w14:textId="3676026A">
      <w:pPr>
        <w:spacing w:before="100" w:after="100"/>
        <w:rPr>
          <w:rFonts w:ascii="Times New Roman" w:hAnsi="Times New Roman" w:eastAsia="Times New Roman" w:cs="Times New Roman"/>
          <w:sz w:val="24"/>
          <w:szCs w:val="24"/>
        </w:rPr>
      </w:pPr>
    </w:p>
    <w:p w:rsidR="3F8D9CF4" w:rsidP="3F8D9CF4" w:rsidRDefault="3F8D9CF4" w14:paraId="5247B7E3" w14:textId="78BEEDAF">
      <w:pPr>
        <w:rPr>
          <w:rFonts w:ascii="Times New Roman" w:hAnsi="Times New Roman" w:eastAsia="Times New Roman" w:cs="Times New Roman"/>
          <w:sz w:val="28"/>
          <w:szCs w:val="28"/>
        </w:rPr>
      </w:pPr>
    </w:p>
    <w:p w:rsidR="3F8D9CF4" w:rsidP="3F8D9CF4" w:rsidRDefault="3F8D9CF4" w14:paraId="1A54FAD8" w14:textId="45A0E7BC"/>
    <w:p w:rsidRPr="00F02637" w:rsidR="00F02637" w:rsidP="00F02637" w:rsidRDefault="00F02637" w14:paraId="278F17DB" w14:textId="43EA4B98">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5458C64E" w:rsidP="5458C64E" w:rsidRDefault="5458C64E" w14:paraId="046FE204" w14:textId="680DAA30">
      <w:pPr>
        <w:rPr>
          <w:rFonts w:ascii="Times New Roman" w:hAnsi="Times New Roman" w:eastAsia="Times New Roman" w:cs="Times New Roman"/>
          <w:b/>
          <w:bCs/>
          <w:sz w:val="28"/>
          <w:szCs w:val="28"/>
        </w:rPr>
      </w:pPr>
    </w:p>
    <w:p w:rsidR="5458C64E" w:rsidP="5458C64E" w:rsidRDefault="5458C64E" w14:paraId="40DC17DE" w14:textId="7039B7B8">
      <w:pPr>
        <w:rPr>
          <w:rFonts w:ascii="Times New Roman" w:hAnsi="Times New Roman" w:eastAsia="Times New Roman" w:cs="Times New Roman"/>
          <w:b/>
          <w:bCs/>
          <w:sz w:val="28"/>
          <w:szCs w:val="28"/>
        </w:rPr>
      </w:pPr>
    </w:p>
    <w:p w:rsidR="5458C64E" w:rsidP="5458C64E" w:rsidRDefault="5458C64E" w14:paraId="238681A0" w14:textId="43858ED1">
      <w:pPr>
        <w:rPr>
          <w:rFonts w:ascii="Times New Roman" w:hAnsi="Times New Roman" w:eastAsia="Times New Roman" w:cs="Times New Roman"/>
          <w:b/>
          <w:bCs/>
          <w:sz w:val="28"/>
          <w:szCs w:val="28"/>
        </w:rPr>
      </w:pPr>
    </w:p>
    <w:p w:rsidR="5458C64E" w:rsidP="5458C64E" w:rsidRDefault="5458C64E" w14:paraId="00623C89" w14:textId="6A2E7377">
      <w:pPr>
        <w:rPr>
          <w:rFonts w:ascii="Times New Roman" w:hAnsi="Times New Roman" w:eastAsia="Times New Roman" w:cs="Times New Roman"/>
          <w:b/>
          <w:bCs/>
          <w:sz w:val="28"/>
          <w:szCs w:val="28"/>
        </w:rPr>
      </w:pPr>
    </w:p>
    <w:p w:rsidR="5458C64E" w:rsidP="5458C64E" w:rsidRDefault="5458C64E" w14:paraId="032F1EAF" w14:textId="3030372F">
      <w:pPr>
        <w:rPr>
          <w:rFonts w:ascii="Times New Roman" w:hAnsi="Times New Roman" w:eastAsia="Times New Roman" w:cs="Times New Roman"/>
          <w:b/>
          <w:bCs/>
          <w:sz w:val="28"/>
          <w:szCs w:val="28"/>
        </w:rPr>
      </w:pPr>
    </w:p>
    <w:p w:rsidRPr="00F02637" w:rsidR="00F02637" w:rsidP="3F8D9CF4" w:rsidRDefault="00F02637" w14:paraId="1BCB86DD" w14:textId="62D2337D">
      <w:pPr>
        <w:rPr>
          <w:ins w:author="Microsoft Word" w:date="2026-02-21T08:39:00Z" w16du:dateUtc="2026-02-21T03:09:00Z" w:id="0"/>
          <w:rFonts w:ascii="Times New Roman" w:hAnsi="Times New Roman" w:eastAsia="Times New Roman" w:cs="Times New Roman"/>
          <w:b/>
          <w:bCs/>
          <w:sz w:val="28"/>
          <w:szCs w:val="28"/>
        </w:rPr>
      </w:pPr>
    </w:p>
    <w:p w:rsidRPr="00F02637" w:rsidR="00F02637" w:rsidP="00F02637" w:rsidRDefault="3F8D9CF4" w14:paraId="2C720014" w14:textId="77B3AB82">
      <w:pPr>
        <w:rPr>
          <w:rFonts w:ascii="Times New Roman" w:hAnsi="Times New Roman" w:eastAsia="Times New Roman" w:cs="Times New Roman"/>
          <w:sz w:val="24"/>
          <w:szCs w:val="24"/>
        </w:rPr>
      </w:pPr>
      <w:r w:rsidRPr="3F8D9CF4">
        <w:rPr>
          <w:rFonts w:ascii="Times New Roman" w:hAnsi="Times New Roman" w:eastAsia="Times New Roman" w:cs="Times New Roman"/>
        </w:rPr>
        <w:t xml:space="preserve"> </w:t>
      </w:r>
    </w:p>
    <w:p w:rsidRPr="00F02637" w:rsidR="00F02637" w:rsidP="00F02637" w:rsidRDefault="00F02637" w14:paraId="559C9FBE" w14:textId="559ACC64">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3F8D9CF4" w14:paraId="74A92C57" w14:textId="2B0EE537">
      <w:pPr>
        <w:rPr>
          <w:rFonts w:ascii="Times New Roman" w:hAnsi="Times New Roman" w:eastAsia="Times New Roman" w:cs="Times New Roman"/>
          <w:sz w:val="24"/>
          <w:szCs w:val="24"/>
        </w:rPr>
      </w:pPr>
      <w:r w:rsidRPr="3F8D9CF4">
        <w:rPr>
          <w:rFonts w:ascii="Times New Roman" w:hAnsi="Times New Roman" w:eastAsia="Times New Roman" w:cs="Times New Roman"/>
        </w:rPr>
        <w:t xml:space="preserve"> </w:t>
      </w:r>
    </w:p>
    <w:p w:rsidRPr="00F02637" w:rsidR="00F02637" w:rsidP="00F02637" w:rsidRDefault="00F02637" w14:paraId="1916EA29" w14:textId="307EE567">
      <w:pPr>
        <w:rPr>
          <w:rFonts w:ascii="Times New Roman" w:hAnsi="Times New Roman" w:eastAsia="Times New Roman" w:cs="Times New Roman"/>
          <w:sz w:val="24"/>
          <w:szCs w:val="24"/>
        </w:rPr>
      </w:pPr>
      <w:r w:rsidRPr="00F02637">
        <w:rPr>
          <w:rFonts w:ascii="Times New Roman" w:hAnsi="Times New Roman" w:eastAsia="Times New Roman" w:cs="Times New Roman"/>
        </w:rPr>
        <w:t xml:space="preserve"> </w:t>
      </w:r>
    </w:p>
    <w:p w:rsidRPr="00F02637" w:rsidR="00F02637" w:rsidP="00F02637" w:rsidRDefault="00F02637" w14:paraId="1F21F7BF" w14:textId="4286755D">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752A0D7C" w14:textId="7674464A">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954499A" w14:textId="3522FA04">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1988703" w14:textId="18BD6DA8">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338077C6" w14:textId="1DEE1A75">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27FC02B" w14:textId="3D09E6E0">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00F02637" w:rsidP="00F02637" w:rsidRDefault="00F02637" w14:paraId="59FC1846" w14:textId="0BDEC1F3">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00F02637" w:rsidP="00F02637" w:rsidRDefault="00F02637" w14:paraId="3E8CB10A" w14:textId="04CAA375">
      <w:pPr>
        <w:rPr>
          <w:rFonts w:ascii="Times New Roman" w:hAnsi="Times New Roman" w:eastAsia="Times New Roman" w:cs="Times New Roman"/>
          <w:b/>
          <w:sz w:val="24"/>
          <w:szCs w:val="24"/>
        </w:rPr>
      </w:pPr>
    </w:p>
    <w:p w:rsidR="00F02637" w:rsidP="00F02637" w:rsidRDefault="00F02637" w14:paraId="197BAF78" w14:textId="613DFE0C">
      <w:pPr>
        <w:rPr>
          <w:rFonts w:ascii="Times New Roman" w:hAnsi="Times New Roman" w:eastAsia="Times New Roman" w:cs="Times New Roman"/>
          <w:b/>
          <w:sz w:val="24"/>
          <w:szCs w:val="24"/>
        </w:rPr>
      </w:pPr>
    </w:p>
    <w:p w:rsidR="00F02637" w:rsidP="00F02637" w:rsidRDefault="00F02637" w14:paraId="69447E44" w14:textId="405869E7">
      <w:pPr>
        <w:rPr>
          <w:rFonts w:ascii="Times New Roman" w:hAnsi="Times New Roman" w:eastAsia="Times New Roman" w:cs="Times New Roman"/>
          <w:b/>
          <w:sz w:val="24"/>
          <w:szCs w:val="24"/>
        </w:rPr>
      </w:pPr>
    </w:p>
    <w:p w:rsidRPr="00F02637" w:rsidR="00F02637" w:rsidP="00F02637" w:rsidRDefault="00F02637" w14:paraId="1A66F80A" w14:textId="5E60D933">
      <w:pPr>
        <w:rPr>
          <w:rFonts w:ascii="Times New Roman" w:hAnsi="Times New Roman" w:eastAsia="Times New Roman" w:cs="Times New Roman"/>
          <w:b/>
          <w:sz w:val="24"/>
          <w:szCs w:val="24"/>
        </w:rPr>
      </w:pPr>
    </w:p>
    <w:p w:rsidRPr="00F02637" w:rsidR="00F02637" w:rsidP="00F02637" w:rsidRDefault="00F02637" w14:paraId="75196FFF" w14:textId="131D0DC1">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BEA72D5" w14:textId="709F2F23">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1C44567C" w14:textId="5BD3F527">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04B68554" w14:textId="6F246BAF">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925966B" w14:textId="64B7A728">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62087BD5" w14:textId="61EA545C">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Pr="00F02637" w:rsidR="00F02637" w:rsidP="00F02637" w:rsidRDefault="00F02637" w14:paraId="7A8388F8" w14:textId="59989477">
      <w:pPr>
        <w:rPr>
          <w:rFonts w:ascii="Times New Roman" w:hAnsi="Times New Roman" w:eastAsia="Times New Roman" w:cs="Times New Roman"/>
          <w:b/>
          <w:sz w:val="24"/>
          <w:szCs w:val="24"/>
        </w:rPr>
      </w:pPr>
      <w:r w:rsidRPr="00F02637">
        <w:rPr>
          <w:rFonts w:ascii="Times New Roman" w:hAnsi="Times New Roman" w:eastAsia="Times New Roman" w:cs="Times New Roman"/>
          <w:b/>
        </w:rPr>
        <w:t xml:space="preserve"> </w:t>
      </w:r>
    </w:p>
    <w:p w:rsidR="00F02637" w:rsidP="00F02637" w:rsidRDefault="00F02637" w14:paraId="527FE58F" w14:textId="5120A44B">
      <w:pPr>
        <w:rPr>
          <w:rFonts w:ascii="Times New Roman" w:hAnsi="Times New Roman" w:eastAsia="Times New Roman" w:cs="Times New Roman"/>
          <w:b/>
          <w:sz w:val="24"/>
          <w:szCs w:val="24"/>
        </w:rPr>
      </w:pPr>
    </w:p>
    <w:p w:rsidR="00F02637" w:rsidP="00F02637" w:rsidRDefault="00F02637" w14:paraId="1C0EDEC3" w14:textId="1C3D4D74">
      <w:pPr>
        <w:rPr>
          <w:rFonts w:ascii="Times New Roman" w:hAnsi="Times New Roman" w:eastAsia="Times New Roman" w:cs="Times New Roman"/>
          <w:b/>
          <w:sz w:val="24"/>
          <w:szCs w:val="24"/>
        </w:rPr>
      </w:pPr>
    </w:p>
    <w:p w:rsidRPr="00F02637" w:rsidR="00F02637" w:rsidP="3F8D9CF4" w:rsidRDefault="00F02637" w14:paraId="232A9632" w14:textId="0F988B8D">
      <w:pPr>
        <w:rPr>
          <w:rFonts w:ascii="Times New Roman" w:hAnsi="Times New Roman" w:eastAsia="Times New Roman" w:cs="Times New Roman"/>
          <w:b/>
          <w:bCs/>
          <w:sz w:val="24"/>
          <w:szCs w:val="24"/>
        </w:rPr>
      </w:pPr>
    </w:p>
    <w:sectPr w:rsidRPr="00F02637" w:rsidR="00F0263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DA7E"/>
    <w:multiLevelType w:val="hybridMultilevel"/>
    <w:tmpl w:val="FFFFFFFF"/>
    <w:lvl w:ilvl="0" w:tplc="EBD285D4">
      <w:start w:val="1"/>
      <w:numFmt w:val="bullet"/>
      <w:lvlText w:val=""/>
      <w:lvlJc w:val="left"/>
      <w:pPr>
        <w:ind w:left="720" w:hanging="360"/>
      </w:pPr>
      <w:rPr>
        <w:rFonts w:hint="default" w:ascii="Symbol" w:hAnsi="Symbol"/>
      </w:rPr>
    </w:lvl>
    <w:lvl w:ilvl="1" w:tplc="8FA2AB78">
      <w:start w:val="1"/>
      <w:numFmt w:val="bullet"/>
      <w:lvlText w:val="o"/>
      <w:lvlJc w:val="left"/>
      <w:pPr>
        <w:ind w:left="1440" w:hanging="360"/>
      </w:pPr>
      <w:rPr>
        <w:rFonts w:hint="default" w:ascii="Courier New" w:hAnsi="Courier New"/>
      </w:rPr>
    </w:lvl>
    <w:lvl w:ilvl="2" w:tplc="881E5EE0">
      <w:start w:val="1"/>
      <w:numFmt w:val="bullet"/>
      <w:lvlText w:val=""/>
      <w:lvlJc w:val="left"/>
      <w:pPr>
        <w:ind w:left="2160" w:hanging="360"/>
      </w:pPr>
      <w:rPr>
        <w:rFonts w:hint="default" w:ascii="Wingdings" w:hAnsi="Wingdings"/>
      </w:rPr>
    </w:lvl>
    <w:lvl w:ilvl="3" w:tplc="473E8ED2">
      <w:start w:val="1"/>
      <w:numFmt w:val="bullet"/>
      <w:lvlText w:val=""/>
      <w:lvlJc w:val="left"/>
      <w:pPr>
        <w:ind w:left="2880" w:hanging="360"/>
      </w:pPr>
      <w:rPr>
        <w:rFonts w:hint="default" w:ascii="Symbol" w:hAnsi="Symbol"/>
      </w:rPr>
    </w:lvl>
    <w:lvl w:ilvl="4" w:tplc="B0F09126">
      <w:start w:val="1"/>
      <w:numFmt w:val="bullet"/>
      <w:lvlText w:val="o"/>
      <w:lvlJc w:val="left"/>
      <w:pPr>
        <w:ind w:left="3600" w:hanging="360"/>
      </w:pPr>
      <w:rPr>
        <w:rFonts w:hint="default" w:ascii="Courier New" w:hAnsi="Courier New"/>
      </w:rPr>
    </w:lvl>
    <w:lvl w:ilvl="5" w:tplc="D08E64CA">
      <w:start w:val="1"/>
      <w:numFmt w:val="bullet"/>
      <w:lvlText w:val=""/>
      <w:lvlJc w:val="left"/>
      <w:pPr>
        <w:ind w:left="4320" w:hanging="360"/>
      </w:pPr>
      <w:rPr>
        <w:rFonts w:hint="default" w:ascii="Wingdings" w:hAnsi="Wingdings"/>
      </w:rPr>
    </w:lvl>
    <w:lvl w:ilvl="6" w:tplc="29F28B98">
      <w:start w:val="1"/>
      <w:numFmt w:val="bullet"/>
      <w:lvlText w:val=""/>
      <w:lvlJc w:val="left"/>
      <w:pPr>
        <w:ind w:left="5040" w:hanging="360"/>
      </w:pPr>
      <w:rPr>
        <w:rFonts w:hint="default" w:ascii="Symbol" w:hAnsi="Symbol"/>
      </w:rPr>
    </w:lvl>
    <w:lvl w:ilvl="7" w:tplc="A74C90CA">
      <w:start w:val="1"/>
      <w:numFmt w:val="bullet"/>
      <w:lvlText w:val="o"/>
      <w:lvlJc w:val="left"/>
      <w:pPr>
        <w:ind w:left="5760" w:hanging="360"/>
      </w:pPr>
      <w:rPr>
        <w:rFonts w:hint="default" w:ascii="Courier New" w:hAnsi="Courier New"/>
      </w:rPr>
    </w:lvl>
    <w:lvl w:ilvl="8" w:tplc="27A2C85C">
      <w:start w:val="1"/>
      <w:numFmt w:val="bullet"/>
      <w:lvlText w:val=""/>
      <w:lvlJc w:val="left"/>
      <w:pPr>
        <w:ind w:left="6480" w:hanging="360"/>
      </w:pPr>
      <w:rPr>
        <w:rFonts w:hint="default" w:ascii="Wingdings" w:hAnsi="Wingdings"/>
      </w:rPr>
    </w:lvl>
  </w:abstractNum>
  <w:abstractNum w:abstractNumId="1" w15:restartNumberingAfterBreak="0">
    <w:nsid w:val="034D3E3D"/>
    <w:multiLevelType w:val="multilevel"/>
    <w:tmpl w:val="D292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1680"/>
    <w:multiLevelType w:val="hybridMultilevel"/>
    <w:tmpl w:val="FFFFFFFF"/>
    <w:lvl w:ilvl="0" w:tplc="7618FA0A">
      <w:start w:val="1"/>
      <w:numFmt w:val="bullet"/>
      <w:lvlText w:val=""/>
      <w:lvlJc w:val="left"/>
      <w:pPr>
        <w:ind w:left="720" w:hanging="360"/>
      </w:pPr>
      <w:rPr>
        <w:rFonts w:hint="default" w:ascii="Symbol" w:hAnsi="Symbol"/>
      </w:rPr>
    </w:lvl>
    <w:lvl w:ilvl="1" w:tplc="1410F0AA">
      <w:start w:val="1"/>
      <w:numFmt w:val="bullet"/>
      <w:lvlText w:val="o"/>
      <w:lvlJc w:val="left"/>
      <w:pPr>
        <w:ind w:left="1440" w:hanging="360"/>
      </w:pPr>
      <w:rPr>
        <w:rFonts w:hint="default" w:ascii="Courier New" w:hAnsi="Courier New"/>
      </w:rPr>
    </w:lvl>
    <w:lvl w:ilvl="2" w:tplc="2F2AAAFA">
      <w:start w:val="1"/>
      <w:numFmt w:val="bullet"/>
      <w:lvlText w:val=""/>
      <w:lvlJc w:val="left"/>
      <w:pPr>
        <w:ind w:left="2160" w:hanging="360"/>
      </w:pPr>
      <w:rPr>
        <w:rFonts w:hint="default" w:ascii="Wingdings" w:hAnsi="Wingdings"/>
      </w:rPr>
    </w:lvl>
    <w:lvl w:ilvl="3" w:tplc="C73A9B42">
      <w:start w:val="1"/>
      <w:numFmt w:val="bullet"/>
      <w:lvlText w:val=""/>
      <w:lvlJc w:val="left"/>
      <w:pPr>
        <w:ind w:left="2880" w:hanging="360"/>
      </w:pPr>
      <w:rPr>
        <w:rFonts w:hint="default" w:ascii="Symbol" w:hAnsi="Symbol"/>
      </w:rPr>
    </w:lvl>
    <w:lvl w:ilvl="4" w:tplc="D8385F22">
      <w:start w:val="1"/>
      <w:numFmt w:val="bullet"/>
      <w:lvlText w:val="o"/>
      <w:lvlJc w:val="left"/>
      <w:pPr>
        <w:ind w:left="3600" w:hanging="360"/>
      </w:pPr>
      <w:rPr>
        <w:rFonts w:hint="default" w:ascii="Courier New" w:hAnsi="Courier New"/>
      </w:rPr>
    </w:lvl>
    <w:lvl w:ilvl="5" w:tplc="0B3EC7F8">
      <w:start w:val="1"/>
      <w:numFmt w:val="bullet"/>
      <w:lvlText w:val=""/>
      <w:lvlJc w:val="left"/>
      <w:pPr>
        <w:ind w:left="4320" w:hanging="360"/>
      </w:pPr>
      <w:rPr>
        <w:rFonts w:hint="default" w:ascii="Wingdings" w:hAnsi="Wingdings"/>
      </w:rPr>
    </w:lvl>
    <w:lvl w:ilvl="6" w:tplc="0EC633F4">
      <w:start w:val="1"/>
      <w:numFmt w:val="bullet"/>
      <w:lvlText w:val=""/>
      <w:lvlJc w:val="left"/>
      <w:pPr>
        <w:ind w:left="5040" w:hanging="360"/>
      </w:pPr>
      <w:rPr>
        <w:rFonts w:hint="default" w:ascii="Symbol" w:hAnsi="Symbol"/>
      </w:rPr>
    </w:lvl>
    <w:lvl w:ilvl="7" w:tplc="98CEB980">
      <w:start w:val="1"/>
      <w:numFmt w:val="bullet"/>
      <w:lvlText w:val="o"/>
      <w:lvlJc w:val="left"/>
      <w:pPr>
        <w:ind w:left="5760" w:hanging="360"/>
      </w:pPr>
      <w:rPr>
        <w:rFonts w:hint="default" w:ascii="Courier New" w:hAnsi="Courier New"/>
      </w:rPr>
    </w:lvl>
    <w:lvl w:ilvl="8" w:tplc="D78E051A">
      <w:start w:val="1"/>
      <w:numFmt w:val="bullet"/>
      <w:lvlText w:val=""/>
      <w:lvlJc w:val="left"/>
      <w:pPr>
        <w:ind w:left="6480" w:hanging="360"/>
      </w:pPr>
      <w:rPr>
        <w:rFonts w:hint="default" w:ascii="Wingdings" w:hAnsi="Wingdings"/>
      </w:rPr>
    </w:lvl>
  </w:abstractNum>
  <w:abstractNum w:abstractNumId="3" w15:restartNumberingAfterBreak="0">
    <w:nsid w:val="078C2713"/>
    <w:multiLevelType w:val="hybridMultilevel"/>
    <w:tmpl w:val="FFFFFFFF"/>
    <w:lvl w:ilvl="0" w:tplc="4F82B8C8">
      <w:start w:val="1"/>
      <w:numFmt w:val="bullet"/>
      <w:lvlText w:val=""/>
      <w:lvlJc w:val="left"/>
      <w:pPr>
        <w:ind w:left="720" w:hanging="360"/>
      </w:pPr>
      <w:rPr>
        <w:rFonts w:hint="default" w:ascii="Symbol" w:hAnsi="Symbol"/>
      </w:rPr>
    </w:lvl>
    <w:lvl w:ilvl="1" w:tplc="4E1E4DFC">
      <w:start w:val="1"/>
      <w:numFmt w:val="bullet"/>
      <w:lvlText w:val="o"/>
      <w:lvlJc w:val="left"/>
      <w:pPr>
        <w:ind w:left="1440" w:hanging="360"/>
      </w:pPr>
      <w:rPr>
        <w:rFonts w:hint="default" w:ascii="Courier New" w:hAnsi="Courier New"/>
      </w:rPr>
    </w:lvl>
    <w:lvl w:ilvl="2" w:tplc="34FC2F18">
      <w:start w:val="1"/>
      <w:numFmt w:val="bullet"/>
      <w:lvlText w:val=""/>
      <w:lvlJc w:val="left"/>
      <w:pPr>
        <w:ind w:left="2160" w:hanging="360"/>
      </w:pPr>
      <w:rPr>
        <w:rFonts w:hint="default" w:ascii="Wingdings" w:hAnsi="Wingdings"/>
      </w:rPr>
    </w:lvl>
    <w:lvl w:ilvl="3" w:tplc="368CFB80">
      <w:start w:val="1"/>
      <w:numFmt w:val="bullet"/>
      <w:lvlText w:val=""/>
      <w:lvlJc w:val="left"/>
      <w:pPr>
        <w:ind w:left="2880" w:hanging="360"/>
      </w:pPr>
      <w:rPr>
        <w:rFonts w:hint="default" w:ascii="Symbol" w:hAnsi="Symbol"/>
      </w:rPr>
    </w:lvl>
    <w:lvl w:ilvl="4" w:tplc="1560807E">
      <w:start w:val="1"/>
      <w:numFmt w:val="bullet"/>
      <w:lvlText w:val="o"/>
      <w:lvlJc w:val="left"/>
      <w:pPr>
        <w:ind w:left="3600" w:hanging="360"/>
      </w:pPr>
      <w:rPr>
        <w:rFonts w:hint="default" w:ascii="Courier New" w:hAnsi="Courier New"/>
      </w:rPr>
    </w:lvl>
    <w:lvl w:ilvl="5" w:tplc="D2D6EE1A">
      <w:start w:val="1"/>
      <w:numFmt w:val="bullet"/>
      <w:lvlText w:val=""/>
      <w:lvlJc w:val="left"/>
      <w:pPr>
        <w:ind w:left="4320" w:hanging="360"/>
      </w:pPr>
      <w:rPr>
        <w:rFonts w:hint="default" w:ascii="Wingdings" w:hAnsi="Wingdings"/>
      </w:rPr>
    </w:lvl>
    <w:lvl w:ilvl="6" w:tplc="1D9C5432">
      <w:start w:val="1"/>
      <w:numFmt w:val="bullet"/>
      <w:lvlText w:val=""/>
      <w:lvlJc w:val="left"/>
      <w:pPr>
        <w:ind w:left="5040" w:hanging="360"/>
      </w:pPr>
      <w:rPr>
        <w:rFonts w:hint="default" w:ascii="Symbol" w:hAnsi="Symbol"/>
      </w:rPr>
    </w:lvl>
    <w:lvl w:ilvl="7" w:tplc="7E78261C">
      <w:start w:val="1"/>
      <w:numFmt w:val="bullet"/>
      <w:lvlText w:val="o"/>
      <w:lvlJc w:val="left"/>
      <w:pPr>
        <w:ind w:left="5760" w:hanging="360"/>
      </w:pPr>
      <w:rPr>
        <w:rFonts w:hint="default" w:ascii="Courier New" w:hAnsi="Courier New"/>
      </w:rPr>
    </w:lvl>
    <w:lvl w:ilvl="8" w:tplc="54F22708">
      <w:start w:val="1"/>
      <w:numFmt w:val="bullet"/>
      <w:lvlText w:val=""/>
      <w:lvlJc w:val="left"/>
      <w:pPr>
        <w:ind w:left="6480" w:hanging="360"/>
      </w:pPr>
      <w:rPr>
        <w:rFonts w:hint="default" w:ascii="Wingdings" w:hAnsi="Wingdings"/>
      </w:rPr>
    </w:lvl>
  </w:abstractNum>
  <w:abstractNum w:abstractNumId="4" w15:restartNumberingAfterBreak="0">
    <w:nsid w:val="0C3E4928"/>
    <w:multiLevelType w:val="multilevel"/>
    <w:tmpl w:val="B3CE6B7E"/>
    <w:lvl w:ilvl="0">
      <w:start w:val="1"/>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F783054"/>
    <w:multiLevelType w:val="multilevel"/>
    <w:tmpl w:val="66E28DC0"/>
    <w:lvl w:ilvl="0">
      <w:start w:val="1"/>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9A4ED2"/>
    <w:multiLevelType w:val="hybridMultilevel"/>
    <w:tmpl w:val="FFFFFFFF"/>
    <w:lvl w:ilvl="0" w:tplc="E8AEE85A">
      <w:start w:val="1"/>
      <w:numFmt w:val="bullet"/>
      <w:lvlText w:val=""/>
      <w:lvlJc w:val="left"/>
      <w:pPr>
        <w:ind w:left="720" w:hanging="360"/>
      </w:pPr>
      <w:rPr>
        <w:rFonts w:hint="default" w:ascii="Symbol" w:hAnsi="Symbol"/>
      </w:rPr>
    </w:lvl>
    <w:lvl w:ilvl="1" w:tplc="82AED904">
      <w:start w:val="1"/>
      <w:numFmt w:val="bullet"/>
      <w:lvlText w:val="o"/>
      <w:lvlJc w:val="left"/>
      <w:pPr>
        <w:ind w:left="1440" w:hanging="360"/>
      </w:pPr>
      <w:rPr>
        <w:rFonts w:hint="default" w:ascii="Courier New" w:hAnsi="Courier New"/>
      </w:rPr>
    </w:lvl>
    <w:lvl w:ilvl="2" w:tplc="13B09F1E">
      <w:start w:val="1"/>
      <w:numFmt w:val="bullet"/>
      <w:lvlText w:val=""/>
      <w:lvlJc w:val="left"/>
      <w:pPr>
        <w:ind w:left="2160" w:hanging="360"/>
      </w:pPr>
      <w:rPr>
        <w:rFonts w:hint="default" w:ascii="Wingdings" w:hAnsi="Wingdings"/>
      </w:rPr>
    </w:lvl>
    <w:lvl w:ilvl="3" w:tplc="ACCE0E3E">
      <w:start w:val="1"/>
      <w:numFmt w:val="bullet"/>
      <w:lvlText w:val=""/>
      <w:lvlJc w:val="left"/>
      <w:pPr>
        <w:ind w:left="2880" w:hanging="360"/>
      </w:pPr>
      <w:rPr>
        <w:rFonts w:hint="default" w:ascii="Symbol" w:hAnsi="Symbol"/>
      </w:rPr>
    </w:lvl>
    <w:lvl w:ilvl="4" w:tplc="B6963A60">
      <w:start w:val="1"/>
      <w:numFmt w:val="bullet"/>
      <w:lvlText w:val="o"/>
      <w:lvlJc w:val="left"/>
      <w:pPr>
        <w:ind w:left="3600" w:hanging="360"/>
      </w:pPr>
      <w:rPr>
        <w:rFonts w:hint="default" w:ascii="Courier New" w:hAnsi="Courier New"/>
      </w:rPr>
    </w:lvl>
    <w:lvl w:ilvl="5" w:tplc="D2966542">
      <w:start w:val="1"/>
      <w:numFmt w:val="bullet"/>
      <w:lvlText w:val=""/>
      <w:lvlJc w:val="left"/>
      <w:pPr>
        <w:ind w:left="4320" w:hanging="360"/>
      </w:pPr>
      <w:rPr>
        <w:rFonts w:hint="default" w:ascii="Wingdings" w:hAnsi="Wingdings"/>
      </w:rPr>
    </w:lvl>
    <w:lvl w:ilvl="6" w:tplc="F4A899EA">
      <w:start w:val="1"/>
      <w:numFmt w:val="bullet"/>
      <w:lvlText w:val=""/>
      <w:lvlJc w:val="left"/>
      <w:pPr>
        <w:ind w:left="5040" w:hanging="360"/>
      </w:pPr>
      <w:rPr>
        <w:rFonts w:hint="default" w:ascii="Symbol" w:hAnsi="Symbol"/>
      </w:rPr>
    </w:lvl>
    <w:lvl w:ilvl="7" w:tplc="4A7C03DA">
      <w:start w:val="1"/>
      <w:numFmt w:val="bullet"/>
      <w:lvlText w:val="o"/>
      <w:lvlJc w:val="left"/>
      <w:pPr>
        <w:ind w:left="5760" w:hanging="360"/>
      </w:pPr>
      <w:rPr>
        <w:rFonts w:hint="default" w:ascii="Courier New" w:hAnsi="Courier New"/>
      </w:rPr>
    </w:lvl>
    <w:lvl w:ilvl="8" w:tplc="0F5C7BF6">
      <w:start w:val="1"/>
      <w:numFmt w:val="bullet"/>
      <w:lvlText w:val=""/>
      <w:lvlJc w:val="left"/>
      <w:pPr>
        <w:ind w:left="6480" w:hanging="360"/>
      </w:pPr>
      <w:rPr>
        <w:rFonts w:hint="default" w:ascii="Wingdings" w:hAnsi="Wingdings"/>
      </w:rPr>
    </w:lvl>
  </w:abstractNum>
  <w:abstractNum w:abstractNumId="7" w15:restartNumberingAfterBreak="0">
    <w:nsid w:val="126BD2E2"/>
    <w:multiLevelType w:val="hybridMultilevel"/>
    <w:tmpl w:val="FFFFFFFF"/>
    <w:lvl w:ilvl="0" w:tplc="15A6E092">
      <w:start w:val="1"/>
      <w:numFmt w:val="bullet"/>
      <w:lvlText w:val=""/>
      <w:lvlJc w:val="left"/>
      <w:pPr>
        <w:ind w:left="720" w:hanging="360"/>
      </w:pPr>
      <w:rPr>
        <w:rFonts w:hint="default" w:ascii="Symbol" w:hAnsi="Symbol"/>
      </w:rPr>
    </w:lvl>
    <w:lvl w:ilvl="1" w:tplc="BF1E62BE">
      <w:start w:val="1"/>
      <w:numFmt w:val="bullet"/>
      <w:lvlText w:val="o"/>
      <w:lvlJc w:val="left"/>
      <w:pPr>
        <w:ind w:left="1440" w:hanging="360"/>
      </w:pPr>
      <w:rPr>
        <w:rFonts w:hint="default" w:ascii="Courier New" w:hAnsi="Courier New"/>
      </w:rPr>
    </w:lvl>
    <w:lvl w:ilvl="2" w:tplc="A6127D94">
      <w:start w:val="1"/>
      <w:numFmt w:val="bullet"/>
      <w:lvlText w:val=""/>
      <w:lvlJc w:val="left"/>
      <w:pPr>
        <w:ind w:left="2160" w:hanging="360"/>
      </w:pPr>
      <w:rPr>
        <w:rFonts w:hint="default" w:ascii="Wingdings" w:hAnsi="Wingdings"/>
      </w:rPr>
    </w:lvl>
    <w:lvl w:ilvl="3" w:tplc="3E14F718">
      <w:start w:val="1"/>
      <w:numFmt w:val="bullet"/>
      <w:lvlText w:val=""/>
      <w:lvlJc w:val="left"/>
      <w:pPr>
        <w:ind w:left="2880" w:hanging="360"/>
      </w:pPr>
      <w:rPr>
        <w:rFonts w:hint="default" w:ascii="Symbol" w:hAnsi="Symbol"/>
      </w:rPr>
    </w:lvl>
    <w:lvl w:ilvl="4" w:tplc="E968F578">
      <w:start w:val="1"/>
      <w:numFmt w:val="bullet"/>
      <w:lvlText w:val="o"/>
      <w:lvlJc w:val="left"/>
      <w:pPr>
        <w:ind w:left="3600" w:hanging="360"/>
      </w:pPr>
      <w:rPr>
        <w:rFonts w:hint="default" w:ascii="Courier New" w:hAnsi="Courier New"/>
      </w:rPr>
    </w:lvl>
    <w:lvl w:ilvl="5" w:tplc="8EFE0FCC">
      <w:start w:val="1"/>
      <w:numFmt w:val="bullet"/>
      <w:lvlText w:val=""/>
      <w:lvlJc w:val="left"/>
      <w:pPr>
        <w:ind w:left="4320" w:hanging="360"/>
      </w:pPr>
      <w:rPr>
        <w:rFonts w:hint="default" w:ascii="Wingdings" w:hAnsi="Wingdings"/>
      </w:rPr>
    </w:lvl>
    <w:lvl w:ilvl="6" w:tplc="8B9446E2">
      <w:start w:val="1"/>
      <w:numFmt w:val="bullet"/>
      <w:lvlText w:val=""/>
      <w:lvlJc w:val="left"/>
      <w:pPr>
        <w:ind w:left="5040" w:hanging="360"/>
      </w:pPr>
      <w:rPr>
        <w:rFonts w:hint="default" w:ascii="Symbol" w:hAnsi="Symbol"/>
      </w:rPr>
    </w:lvl>
    <w:lvl w:ilvl="7" w:tplc="B5EA5566">
      <w:start w:val="1"/>
      <w:numFmt w:val="bullet"/>
      <w:lvlText w:val="o"/>
      <w:lvlJc w:val="left"/>
      <w:pPr>
        <w:ind w:left="5760" w:hanging="360"/>
      </w:pPr>
      <w:rPr>
        <w:rFonts w:hint="default" w:ascii="Courier New" w:hAnsi="Courier New"/>
      </w:rPr>
    </w:lvl>
    <w:lvl w:ilvl="8" w:tplc="A422471A">
      <w:start w:val="1"/>
      <w:numFmt w:val="bullet"/>
      <w:lvlText w:val=""/>
      <w:lvlJc w:val="left"/>
      <w:pPr>
        <w:ind w:left="6480" w:hanging="360"/>
      </w:pPr>
      <w:rPr>
        <w:rFonts w:hint="default" w:ascii="Wingdings" w:hAnsi="Wingdings"/>
      </w:rPr>
    </w:lvl>
  </w:abstractNum>
  <w:abstractNum w:abstractNumId="8" w15:restartNumberingAfterBreak="0">
    <w:nsid w:val="13F00B5F"/>
    <w:multiLevelType w:val="multilevel"/>
    <w:tmpl w:val="EF1C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1DCC1"/>
    <w:multiLevelType w:val="hybridMultilevel"/>
    <w:tmpl w:val="FFFFFFFF"/>
    <w:lvl w:ilvl="0" w:tplc="2354A17A">
      <w:start w:val="1"/>
      <w:numFmt w:val="bullet"/>
      <w:lvlText w:val=""/>
      <w:lvlJc w:val="left"/>
      <w:pPr>
        <w:ind w:left="720" w:hanging="360"/>
      </w:pPr>
      <w:rPr>
        <w:rFonts w:hint="default" w:ascii="Symbol" w:hAnsi="Symbol"/>
      </w:rPr>
    </w:lvl>
    <w:lvl w:ilvl="1" w:tplc="371C9E08">
      <w:start w:val="1"/>
      <w:numFmt w:val="bullet"/>
      <w:lvlText w:val="o"/>
      <w:lvlJc w:val="left"/>
      <w:pPr>
        <w:ind w:left="1440" w:hanging="360"/>
      </w:pPr>
      <w:rPr>
        <w:rFonts w:hint="default" w:ascii="Courier New" w:hAnsi="Courier New"/>
      </w:rPr>
    </w:lvl>
    <w:lvl w:ilvl="2" w:tplc="46D2529C">
      <w:start w:val="1"/>
      <w:numFmt w:val="bullet"/>
      <w:lvlText w:val=""/>
      <w:lvlJc w:val="left"/>
      <w:pPr>
        <w:ind w:left="2160" w:hanging="360"/>
      </w:pPr>
      <w:rPr>
        <w:rFonts w:hint="default" w:ascii="Wingdings" w:hAnsi="Wingdings"/>
      </w:rPr>
    </w:lvl>
    <w:lvl w:ilvl="3" w:tplc="B94C18A8">
      <w:start w:val="1"/>
      <w:numFmt w:val="bullet"/>
      <w:lvlText w:val=""/>
      <w:lvlJc w:val="left"/>
      <w:pPr>
        <w:ind w:left="2880" w:hanging="360"/>
      </w:pPr>
      <w:rPr>
        <w:rFonts w:hint="default" w:ascii="Symbol" w:hAnsi="Symbol"/>
      </w:rPr>
    </w:lvl>
    <w:lvl w:ilvl="4" w:tplc="6D549CB4">
      <w:start w:val="1"/>
      <w:numFmt w:val="bullet"/>
      <w:lvlText w:val="o"/>
      <w:lvlJc w:val="left"/>
      <w:pPr>
        <w:ind w:left="3600" w:hanging="360"/>
      </w:pPr>
      <w:rPr>
        <w:rFonts w:hint="default" w:ascii="Courier New" w:hAnsi="Courier New"/>
      </w:rPr>
    </w:lvl>
    <w:lvl w:ilvl="5" w:tplc="3F5E5F0C">
      <w:start w:val="1"/>
      <w:numFmt w:val="bullet"/>
      <w:lvlText w:val=""/>
      <w:lvlJc w:val="left"/>
      <w:pPr>
        <w:ind w:left="4320" w:hanging="360"/>
      </w:pPr>
      <w:rPr>
        <w:rFonts w:hint="default" w:ascii="Wingdings" w:hAnsi="Wingdings"/>
      </w:rPr>
    </w:lvl>
    <w:lvl w:ilvl="6" w:tplc="E84C67F8">
      <w:start w:val="1"/>
      <w:numFmt w:val="bullet"/>
      <w:lvlText w:val=""/>
      <w:lvlJc w:val="left"/>
      <w:pPr>
        <w:ind w:left="5040" w:hanging="360"/>
      </w:pPr>
      <w:rPr>
        <w:rFonts w:hint="default" w:ascii="Symbol" w:hAnsi="Symbol"/>
      </w:rPr>
    </w:lvl>
    <w:lvl w:ilvl="7" w:tplc="FD20383E">
      <w:start w:val="1"/>
      <w:numFmt w:val="bullet"/>
      <w:lvlText w:val="o"/>
      <w:lvlJc w:val="left"/>
      <w:pPr>
        <w:ind w:left="5760" w:hanging="360"/>
      </w:pPr>
      <w:rPr>
        <w:rFonts w:hint="default" w:ascii="Courier New" w:hAnsi="Courier New"/>
      </w:rPr>
    </w:lvl>
    <w:lvl w:ilvl="8" w:tplc="EE54C30A">
      <w:start w:val="1"/>
      <w:numFmt w:val="bullet"/>
      <w:lvlText w:val=""/>
      <w:lvlJc w:val="left"/>
      <w:pPr>
        <w:ind w:left="6480" w:hanging="360"/>
      </w:pPr>
      <w:rPr>
        <w:rFonts w:hint="default" w:ascii="Wingdings" w:hAnsi="Wingdings"/>
      </w:rPr>
    </w:lvl>
  </w:abstractNum>
  <w:abstractNum w:abstractNumId="10" w15:restartNumberingAfterBreak="0">
    <w:nsid w:val="18B33C82"/>
    <w:multiLevelType w:val="multilevel"/>
    <w:tmpl w:val="F1501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0323AE"/>
    <w:multiLevelType w:val="multilevel"/>
    <w:tmpl w:val="F2DC92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9A8A5"/>
    <w:multiLevelType w:val="hybridMultilevel"/>
    <w:tmpl w:val="FFFFFFFF"/>
    <w:lvl w:ilvl="0" w:tplc="8AD46E30">
      <w:start w:val="1"/>
      <w:numFmt w:val="bullet"/>
      <w:lvlText w:val=""/>
      <w:lvlJc w:val="left"/>
      <w:pPr>
        <w:ind w:left="720" w:hanging="360"/>
      </w:pPr>
      <w:rPr>
        <w:rFonts w:hint="default" w:ascii="Symbol" w:hAnsi="Symbol"/>
      </w:rPr>
    </w:lvl>
    <w:lvl w:ilvl="1" w:tplc="C958BA6A">
      <w:start w:val="1"/>
      <w:numFmt w:val="bullet"/>
      <w:lvlText w:val="o"/>
      <w:lvlJc w:val="left"/>
      <w:pPr>
        <w:ind w:left="1440" w:hanging="360"/>
      </w:pPr>
      <w:rPr>
        <w:rFonts w:hint="default" w:ascii="Courier New" w:hAnsi="Courier New"/>
      </w:rPr>
    </w:lvl>
    <w:lvl w:ilvl="2" w:tplc="F2FE7F16">
      <w:start w:val="1"/>
      <w:numFmt w:val="bullet"/>
      <w:lvlText w:val=""/>
      <w:lvlJc w:val="left"/>
      <w:pPr>
        <w:ind w:left="2160" w:hanging="360"/>
      </w:pPr>
      <w:rPr>
        <w:rFonts w:hint="default" w:ascii="Wingdings" w:hAnsi="Wingdings"/>
      </w:rPr>
    </w:lvl>
    <w:lvl w:ilvl="3" w:tplc="0E3C8ABA">
      <w:start w:val="1"/>
      <w:numFmt w:val="bullet"/>
      <w:lvlText w:val=""/>
      <w:lvlJc w:val="left"/>
      <w:pPr>
        <w:ind w:left="2880" w:hanging="360"/>
      </w:pPr>
      <w:rPr>
        <w:rFonts w:hint="default" w:ascii="Symbol" w:hAnsi="Symbol"/>
      </w:rPr>
    </w:lvl>
    <w:lvl w:ilvl="4" w:tplc="9474C326">
      <w:start w:val="1"/>
      <w:numFmt w:val="bullet"/>
      <w:lvlText w:val="o"/>
      <w:lvlJc w:val="left"/>
      <w:pPr>
        <w:ind w:left="3600" w:hanging="360"/>
      </w:pPr>
      <w:rPr>
        <w:rFonts w:hint="default" w:ascii="Courier New" w:hAnsi="Courier New"/>
      </w:rPr>
    </w:lvl>
    <w:lvl w:ilvl="5" w:tplc="3BC2FA3C">
      <w:start w:val="1"/>
      <w:numFmt w:val="bullet"/>
      <w:lvlText w:val=""/>
      <w:lvlJc w:val="left"/>
      <w:pPr>
        <w:ind w:left="4320" w:hanging="360"/>
      </w:pPr>
      <w:rPr>
        <w:rFonts w:hint="default" w:ascii="Wingdings" w:hAnsi="Wingdings"/>
      </w:rPr>
    </w:lvl>
    <w:lvl w:ilvl="6" w:tplc="51405542">
      <w:start w:val="1"/>
      <w:numFmt w:val="bullet"/>
      <w:lvlText w:val=""/>
      <w:lvlJc w:val="left"/>
      <w:pPr>
        <w:ind w:left="5040" w:hanging="360"/>
      </w:pPr>
      <w:rPr>
        <w:rFonts w:hint="default" w:ascii="Symbol" w:hAnsi="Symbol"/>
      </w:rPr>
    </w:lvl>
    <w:lvl w:ilvl="7" w:tplc="23F84662">
      <w:start w:val="1"/>
      <w:numFmt w:val="bullet"/>
      <w:lvlText w:val="o"/>
      <w:lvlJc w:val="left"/>
      <w:pPr>
        <w:ind w:left="5760" w:hanging="360"/>
      </w:pPr>
      <w:rPr>
        <w:rFonts w:hint="default" w:ascii="Courier New" w:hAnsi="Courier New"/>
      </w:rPr>
    </w:lvl>
    <w:lvl w:ilvl="8" w:tplc="7F30BA52">
      <w:start w:val="1"/>
      <w:numFmt w:val="bullet"/>
      <w:lvlText w:val=""/>
      <w:lvlJc w:val="left"/>
      <w:pPr>
        <w:ind w:left="6480" w:hanging="360"/>
      </w:pPr>
      <w:rPr>
        <w:rFonts w:hint="default" w:ascii="Wingdings" w:hAnsi="Wingdings"/>
      </w:rPr>
    </w:lvl>
  </w:abstractNum>
  <w:abstractNum w:abstractNumId="13" w15:restartNumberingAfterBreak="0">
    <w:nsid w:val="2429711C"/>
    <w:multiLevelType w:val="multilevel"/>
    <w:tmpl w:val="30D610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A0581"/>
    <w:multiLevelType w:val="multilevel"/>
    <w:tmpl w:val="CC30DE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A84950"/>
    <w:multiLevelType w:val="multilevel"/>
    <w:tmpl w:val="9B26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3035D"/>
    <w:multiLevelType w:val="multilevel"/>
    <w:tmpl w:val="679C3132"/>
    <w:lvl w:ilvl="0">
      <w:start w:val="1"/>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B29AE2A"/>
    <w:multiLevelType w:val="hybridMultilevel"/>
    <w:tmpl w:val="FFFFFFFF"/>
    <w:lvl w:ilvl="0" w:tplc="2828F0DE">
      <w:start w:val="1"/>
      <w:numFmt w:val="bullet"/>
      <w:lvlText w:val=""/>
      <w:lvlJc w:val="left"/>
      <w:pPr>
        <w:ind w:left="720" w:hanging="360"/>
      </w:pPr>
      <w:rPr>
        <w:rFonts w:hint="default" w:ascii="Symbol" w:hAnsi="Symbol"/>
      </w:rPr>
    </w:lvl>
    <w:lvl w:ilvl="1" w:tplc="0FF4665A">
      <w:start w:val="1"/>
      <w:numFmt w:val="bullet"/>
      <w:lvlText w:val="o"/>
      <w:lvlJc w:val="left"/>
      <w:pPr>
        <w:ind w:left="1440" w:hanging="360"/>
      </w:pPr>
      <w:rPr>
        <w:rFonts w:hint="default" w:ascii="Courier New" w:hAnsi="Courier New"/>
      </w:rPr>
    </w:lvl>
    <w:lvl w:ilvl="2" w:tplc="08FC0C48">
      <w:start w:val="1"/>
      <w:numFmt w:val="bullet"/>
      <w:lvlText w:val=""/>
      <w:lvlJc w:val="left"/>
      <w:pPr>
        <w:ind w:left="2160" w:hanging="360"/>
      </w:pPr>
      <w:rPr>
        <w:rFonts w:hint="default" w:ascii="Wingdings" w:hAnsi="Wingdings"/>
      </w:rPr>
    </w:lvl>
    <w:lvl w:ilvl="3" w:tplc="628E3B56">
      <w:start w:val="1"/>
      <w:numFmt w:val="bullet"/>
      <w:lvlText w:val=""/>
      <w:lvlJc w:val="left"/>
      <w:pPr>
        <w:ind w:left="2880" w:hanging="360"/>
      </w:pPr>
      <w:rPr>
        <w:rFonts w:hint="default" w:ascii="Symbol" w:hAnsi="Symbol"/>
      </w:rPr>
    </w:lvl>
    <w:lvl w:ilvl="4" w:tplc="D7A213A8">
      <w:start w:val="1"/>
      <w:numFmt w:val="bullet"/>
      <w:lvlText w:val="o"/>
      <w:lvlJc w:val="left"/>
      <w:pPr>
        <w:ind w:left="3600" w:hanging="360"/>
      </w:pPr>
      <w:rPr>
        <w:rFonts w:hint="default" w:ascii="Courier New" w:hAnsi="Courier New"/>
      </w:rPr>
    </w:lvl>
    <w:lvl w:ilvl="5" w:tplc="89B2F644">
      <w:start w:val="1"/>
      <w:numFmt w:val="bullet"/>
      <w:lvlText w:val=""/>
      <w:lvlJc w:val="left"/>
      <w:pPr>
        <w:ind w:left="4320" w:hanging="360"/>
      </w:pPr>
      <w:rPr>
        <w:rFonts w:hint="default" w:ascii="Wingdings" w:hAnsi="Wingdings"/>
      </w:rPr>
    </w:lvl>
    <w:lvl w:ilvl="6" w:tplc="567C4EF0">
      <w:start w:val="1"/>
      <w:numFmt w:val="bullet"/>
      <w:lvlText w:val=""/>
      <w:lvlJc w:val="left"/>
      <w:pPr>
        <w:ind w:left="5040" w:hanging="360"/>
      </w:pPr>
      <w:rPr>
        <w:rFonts w:hint="default" w:ascii="Symbol" w:hAnsi="Symbol"/>
      </w:rPr>
    </w:lvl>
    <w:lvl w:ilvl="7" w:tplc="C8FAD98E">
      <w:start w:val="1"/>
      <w:numFmt w:val="bullet"/>
      <w:lvlText w:val="o"/>
      <w:lvlJc w:val="left"/>
      <w:pPr>
        <w:ind w:left="5760" w:hanging="360"/>
      </w:pPr>
      <w:rPr>
        <w:rFonts w:hint="default" w:ascii="Courier New" w:hAnsi="Courier New"/>
      </w:rPr>
    </w:lvl>
    <w:lvl w:ilvl="8" w:tplc="BC3E0760">
      <w:start w:val="1"/>
      <w:numFmt w:val="bullet"/>
      <w:lvlText w:val=""/>
      <w:lvlJc w:val="left"/>
      <w:pPr>
        <w:ind w:left="6480" w:hanging="360"/>
      </w:pPr>
      <w:rPr>
        <w:rFonts w:hint="default" w:ascii="Wingdings" w:hAnsi="Wingdings"/>
      </w:rPr>
    </w:lvl>
  </w:abstractNum>
  <w:abstractNum w:abstractNumId="18" w15:restartNumberingAfterBreak="0">
    <w:nsid w:val="40D6A282"/>
    <w:multiLevelType w:val="hybridMultilevel"/>
    <w:tmpl w:val="FFFFFFFF"/>
    <w:lvl w:ilvl="0" w:tplc="C2723ADA">
      <w:start w:val="1"/>
      <w:numFmt w:val="bullet"/>
      <w:lvlText w:val=""/>
      <w:lvlJc w:val="left"/>
      <w:pPr>
        <w:ind w:left="720" w:hanging="360"/>
      </w:pPr>
      <w:rPr>
        <w:rFonts w:hint="default" w:ascii="Symbol" w:hAnsi="Symbol"/>
      </w:rPr>
    </w:lvl>
    <w:lvl w:ilvl="1" w:tplc="11B46C3A">
      <w:start w:val="1"/>
      <w:numFmt w:val="bullet"/>
      <w:lvlText w:val="o"/>
      <w:lvlJc w:val="left"/>
      <w:pPr>
        <w:ind w:left="1440" w:hanging="360"/>
      </w:pPr>
      <w:rPr>
        <w:rFonts w:hint="default" w:ascii="Courier New" w:hAnsi="Courier New"/>
      </w:rPr>
    </w:lvl>
    <w:lvl w:ilvl="2" w:tplc="87AC5044">
      <w:start w:val="1"/>
      <w:numFmt w:val="bullet"/>
      <w:lvlText w:val=""/>
      <w:lvlJc w:val="left"/>
      <w:pPr>
        <w:ind w:left="2160" w:hanging="360"/>
      </w:pPr>
      <w:rPr>
        <w:rFonts w:hint="default" w:ascii="Wingdings" w:hAnsi="Wingdings"/>
      </w:rPr>
    </w:lvl>
    <w:lvl w:ilvl="3" w:tplc="CEF4F872">
      <w:start w:val="1"/>
      <w:numFmt w:val="bullet"/>
      <w:lvlText w:val=""/>
      <w:lvlJc w:val="left"/>
      <w:pPr>
        <w:ind w:left="2880" w:hanging="360"/>
      </w:pPr>
      <w:rPr>
        <w:rFonts w:hint="default" w:ascii="Symbol" w:hAnsi="Symbol"/>
      </w:rPr>
    </w:lvl>
    <w:lvl w:ilvl="4" w:tplc="C4EC0FD8">
      <w:start w:val="1"/>
      <w:numFmt w:val="bullet"/>
      <w:lvlText w:val="o"/>
      <w:lvlJc w:val="left"/>
      <w:pPr>
        <w:ind w:left="3600" w:hanging="360"/>
      </w:pPr>
      <w:rPr>
        <w:rFonts w:hint="default" w:ascii="Courier New" w:hAnsi="Courier New"/>
      </w:rPr>
    </w:lvl>
    <w:lvl w:ilvl="5" w:tplc="13B8F06E">
      <w:start w:val="1"/>
      <w:numFmt w:val="bullet"/>
      <w:lvlText w:val=""/>
      <w:lvlJc w:val="left"/>
      <w:pPr>
        <w:ind w:left="4320" w:hanging="360"/>
      </w:pPr>
      <w:rPr>
        <w:rFonts w:hint="default" w:ascii="Wingdings" w:hAnsi="Wingdings"/>
      </w:rPr>
    </w:lvl>
    <w:lvl w:ilvl="6" w:tplc="711817A8">
      <w:start w:val="1"/>
      <w:numFmt w:val="bullet"/>
      <w:lvlText w:val=""/>
      <w:lvlJc w:val="left"/>
      <w:pPr>
        <w:ind w:left="5040" w:hanging="360"/>
      </w:pPr>
      <w:rPr>
        <w:rFonts w:hint="default" w:ascii="Symbol" w:hAnsi="Symbol"/>
      </w:rPr>
    </w:lvl>
    <w:lvl w:ilvl="7" w:tplc="C74C5870">
      <w:start w:val="1"/>
      <w:numFmt w:val="bullet"/>
      <w:lvlText w:val="o"/>
      <w:lvlJc w:val="left"/>
      <w:pPr>
        <w:ind w:left="5760" w:hanging="360"/>
      </w:pPr>
      <w:rPr>
        <w:rFonts w:hint="default" w:ascii="Courier New" w:hAnsi="Courier New"/>
      </w:rPr>
    </w:lvl>
    <w:lvl w:ilvl="8" w:tplc="205E2678">
      <w:start w:val="1"/>
      <w:numFmt w:val="bullet"/>
      <w:lvlText w:val=""/>
      <w:lvlJc w:val="left"/>
      <w:pPr>
        <w:ind w:left="6480" w:hanging="360"/>
      </w:pPr>
      <w:rPr>
        <w:rFonts w:hint="default" w:ascii="Wingdings" w:hAnsi="Wingdings"/>
      </w:rPr>
    </w:lvl>
  </w:abstractNum>
  <w:abstractNum w:abstractNumId="19" w15:restartNumberingAfterBreak="0">
    <w:nsid w:val="482C330E"/>
    <w:multiLevelType w:val="hybridMultilevel"/>
    <w:tmpl w:val="FFFFFFFF"/>
    <w:lvl w:ilvl="0" w:tplc="C65416C6">
      <w:start w:val="1"/>
      <w:numFmt w:val="bullet"/>
      <w:lvlText w:val=""/>
      <w:lvlJc w:val="left"/>
      <w:pPr>
        <w:ind w:left="720" w:hanging="360"/>
      </w:pPr>
      <w:rPr>
        <w:rFonts w:hint="default" w:ascii="Symbol" w:hAnsi="Symbol"/>
      </w:rPr>
    </w:lvl>
    <w:lvl w:ilvl="1" w:tplc="049C2D3C">
      <w:start w:val="1"/>
      <w:numFmt w:val="bullet"/>
      <w:lvlText w:val="o"/>
      <w:lvlJc w:val="left"/>
      <w:pPr>
        <w:ind w:left="1440" w:hanging="360"/>
      </w:pPr>
      <w:rPr>
        <w:rFonts w:hint="default" w:ascii="Courier New" w:hAnsi="Courier New"/>
      </w:rPr>
    </w:lvl>
    <w:lvl w:ilvl="2" w:tplc="CE4CBE70">
      <w:start w:val="1"/>
      <w:numFmt w:val="bullet"/>
      <w:lvlText w:val=""/>
      <w:lvlJc w:val="left"/>
      <w:pPr>
        <w:ind w:left="2160" w:hanging="360"/>
      </w:pPr>
      <w:rPr>
        <w:rFonts w:hint="default" w:ascii="Wingdings" w:hAnsi="Wingdings"/>
      </w:rPr>
    </w:lvl>
    <w:lvl w:ilvl="3" w:tplc="77DA5942">
      <w:start w:val="1"/>
      <w:numFmt w:val="bullet"/>
      <w:lvlText w:val=""/>
      <w:lvlJc w:val="left"/>
      <w:pPr>
        <w:ind w:left="2880" w:hanging="360"/>
      </w:pPr>
      <w:rPr>
        <w:rFonts w:hint="default" w:ascii="Symbol" w:hAnsi="Symbol"/>
      </w:rPr>
    </w:lvl>
    <w:lvl w:ilvl="4" w:tplc="97ECC554">
      <w:start w:val="1"/>
      <w:numFmt w:val="bullet"/>
      <w:lvlText w:val="o"/>
      <w:lvlJc w:val="left"/>
      <w:pPr>
        <w:ind w:left="3600" w:hanging="360"/>
      </w:pPr>
      <w:rPr>
        <w:rFonts w:hint="default" w:ascii="Courier New" w:hAnsi="Courier New"/>
      </w:rPr>
    </w:lvl>
    <w:lvl w:ilvl="5" w:tplc="DD3CE636">
      <w:start w:val="1"/>
      <w:numFmt w:val="bullet"/>
      <w:lvlText w:val=""/>
      <w:lvlJc w:val="left"/>
      <w:pPr>
        <w:ind w:left="4320" w:hanging="360"/>
      </w:pPr>
      <w:rPr>
        <w:rFonts w:hint="default" w:ascii="Wingdings" w:hAnsi="Wingdings"/>
      </w:rPr>
    </w:lvl>
    <w:lvl w:ilvl="6" w:tplc="4412D424">
      <w:start w:val="1"/>
      <w:numFmt w:val="bullet"/>
      <w:lvlText w:val=""/>
      <w:lvlJc w:val="left"/>
      <w:pPr>
        <w:ind w:left="5040" w:hanging="360"/>
      </w:pPr>
      <w:rPr>
        <w:rFonts w:hint="default" w:ascii="Symbol" w:hAnsi="Symbol"/>
      </w:rPr>
    </w:lvl>
    <w:lvl w:ilvl="7" w:tplc="FEB29B54">
      <w:start w:val="1"/>
      <w:numFmt w:val="bullet"/>
      <w:lvlText w:val="o"/>
      <w:lvlJc w:val="left"/>
      <w:pPr>
        <w:ind w:left="5760" w:hanging="360"/>
      </w:pPr>
      <w:rPr>
        <w:rFonts w:hint="default" w:ascii="Courier New" w:hAnsi="Courier New"/>
      </w:rPr>
    </w:lvl>
    <w:lvl w:ilvl="8" w:tplc="7338A644">
      <w:start w:val="1"/>
      <w:numFmt w:val="bullet"/>
      <w:lvlText w:val=""/>
      <w:lvlJc w:val="left"/>
      <w:pPr>
        <w:ind w:left="6480" w:hanging="360"/>
      </w:pPr>
      <w:rPr>
        <w:rFonts w:hint="default" w:ascii="Wingdings" w:hAnsi="Wingdings"/>
      </w:rPr>
    </w:lvl>
  </w:abstractNum>
  <w:abstractNum w:abstractNumId="20" w15:restartNumberingAfterBreak="0">
    <w:nsid w:val="4AF9718E"/>
    <w:multiLevelType w:val="multilevel"/>
    <w:tmpl w:val="35E04FD0"/>
    <w:lvl w:ilvl="0">
      <w:start w:val="1"/>
      <w:numFmt w:val="decimal"/>
      <w:suff w:val="space"/>
      <w:lvlText w:val="%1."/>
      <w:lvlJc w:val="left"/>
      <w:pPr>
        <w:ind w:left="0" w:firstLine="0"/>
      </w:pPr>
      <w:rPr>
        <w:rFonts w:hint="default" w:ascii="Times New Roman" w:hAnsi="Times New Roman" w:cs="Times New Roman"/>
      </w:rPr>
    </w:lvl>
    <w:lvl w:ilvl="1">
      <w:start w:val="1"/>
      <w:numFmt w:val="decimal"/>
      <w:suff w:val="space"/>
      <w:lvlText w:val="%1.%2"/>
      <w:lvlJc w:val="left"/>
      <w:pPr>
        <w:ind w:left="0" w:firstLine="0"/>
      </w:pPr>
      <w:rPr>
        <w:rFonts w:hint="default" w:ascii="Times New Roman" w:hAnsi="Times New Roman" w:cs="Times New Roman"/>
      </w:rPr>
    </w:lvl>
    <w:lvl w:ilvl="2">
      <w:start w:val="1"/>
      <w:numFmt w:val="decimal"/>
      <w:suff w:val="space"/>
      <w:lvlText w:val="%1.%2.%3"/>
      <w:lvlJc w:val="left"/>
      <w:pPr>
        <w:ind w:left="0" w:firstLine="0"/>
      </w:pPr>
      <w:rPr>
        <w:rFonts w:hint="default" w:ascii="Times New Roman" w:hAnsi="Times New Roman" w:cs="Times New Roman"/>
      </w:rPr>
    </w:lvl>
    <w:lvl w:ilvl="3">
      <w:start w:val="1"/>
      <w:numFmt w:val="decimal"/>
      <w:suff w:val="space"/>
      <w:lvlText w:val="%1.%2.%3.%4"/>
      <w:lvlJc w:val="left"/>
      <w:pPr>
        <w:ind w:left="0" w:firstLine="0"/>
      </w:pPr>
      <w:rPr>
        <w:rFonts w:hint="default" w:ascii="Times New Roman" w:hAnsi="Times New Roman" w:cs="Times New Roman"/>
      </w:rPr>
    </w:lvl>
    <w:lvl w:ilvl="4">
      <w:start w:val="1"/>
      <w:numFmt w:val="decimal"/>
      <w:suff w:val="space"/>
      <w:lvlText w:val="%1.%2.%3.%4.%5"/>
      <w:lvlJc w:val="left"/>
      <w:pPr>
        <w:ind w:left="0" w:firstLine="0"/>
      </w:pPr>
      <w:rPr>
        <w:rFonts w:hint="default" w:ascii="Times New Roman" w:hAnsi="Times New Roman" w:cs="Times New Roman"/>
      </w:rPr>
    </w:lvl>
    <w:lvl w:ilvl="5">
      <w:start w:val="1"/>
      <w:numFmt w:val="decimal"/>
      <w:suff w:val="space"/>
      <w:lvlText w:val="%1.%2.%3.%4.%5.%6"/>
      <w:lvlJc w:val="left"/>
      <w:pPr>
        <w:ind w:left="0" w:firstLine="0"/>
      </w:pPr>
      <w:rPr>
        <w:rFonts w:hint="default" w:ascii="Times New Roman" w:hAnsi="Times New Roman" w:cs="Times New Roman"/>
      </w:rPr>
    </w:lvl>
    <w:lvl w:ilvl="6">
      <w:start w:val="1"/>
      <w:numFmt w:val="decimal"/>
      <w:suff w:val="space"/>
      <w:lvlText w:val="%1.%2.%3.%4.%5.%6.%7"/>
      <w:lvlJc w:val="left"/>
      <w:pPr>
        <w:ind w:left="0" w:firstLine="0"/>
      </w:pPr>
      <w:rPr>
        <w:rFonts w:hint="default" w:ascii="Times New Roman" w:hAnsi="Times New Roman" w:cs="Times New Roman"/>
      </w:rPr>
    </w:lvl>
    <w:lvl w:ilvl="7">
      <w:start w:val="1"/>
      <w:numFmt w:val="decimal"/>
      <w:suff w:val="space"/>
      <w:lvlText w:val="%1.%2.%3.%4.%5.%6.%7.%8"/>
      <w:lvlJc w:val="left"/>
      <w:pPr>
        <w:ind w:left="0" w:firstLine="0"/>
      </w:pPr>
      <w:rPr>
        <w:rFonts w:hint="default" w:ascii="Times New Roman" w:hAnsi="Times New Roman" w:cs="Times New Roman"/>
      </w:rPr>
    </w:lvl>
    <w:lvl w:ilvl="8">
      <w:start w:val="1"/>
      <w:numFmt w:val="decimal"/>
      <w:suff w:val="space"/>
      <w:lvlText w:val="%1.%2.%3.%4.%5.%6.%7.%8.%9"/>
      <w:lvlJc w:val="left"/>
      <w:pPr>
        <w:ind w:left="0" w:firstLine="0"/>
      </w:pPr>
      <w:rPr>
        <w:rFonts w:hint="default" w:ascii="Times New Roman" w:hAnsi="Times New Roman" w:cs="Times New Roman"/>
      </w:rPr>
    </w:lvl>
  </w:abstractNum>
  <w:abstractNum w:abstractNumId="21" w15:restartNumberingAfterBreak="0">
    <w:nsid w:val="4F5F35D9"/>
    <w:multiLevelType w:val="multilevel"/>
    <w:tmpl w:val="112C3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F5A38"/>
    <w:multiLevelType w:val="multilevel"/>
    <w:tmpl w:val="DC400574"/>
    <w:lvl w:ilvl="0">
      <w:numFmt w:val="bullet"/>
      <w:lvlText w:val=""/>
      <w:lvlJc w:val="left"/>
      <w:pPr>
        <w:ind w:left="808" w:hanging="360"/>
      </w:pPr>
      <w:rPr>
        <w:rFonts w:hint="default" w:ascii="Symbol" w:hAnsi="Symbol"/>
        <w:b w:val="0"/>
        <w:bCs w:val="0"/>
        <w:i w:val="0"/>
        <w:iCs w:val="0"/>
        <w:spacing w:val="0"/>
        <w:w w:val="100"/>
        <w:sz w:val="24"/>
        <w:szCs w:val="24"/>
      </w:rPr>
    </w:lvl>
    <w:lvl w:ilvl="1">
      <w:numFmt w:val="bullet"/>
      <w:lvlText w:val="•"/>
      <w:lvlJc w:val="left"/>
      <w:pPr>
        <w:ind w:left="1740" w:hanging="360"/>
      </w:pPr>
      <w:rPr>
        <w:rFonts w:hint="default" w:ascii="Times New Roman" w:hAnsi="Times New Roman" w:cs="Times New Roman"/>
      </w:rPr>
    </w:lvl>
    <w:lvl w:ilvl="2">
      <w:numFmt w:val="bullet"/>
      <w:lvlText w:val="•"/>
      <w:lvlJc w:val="left"/>
      <w:pPr>
        <w:ind w:left="2681" w:hanging="360"/>
      </w:pPr>
      <w:rPr>
        <w:rFonts w:hint="default" w:ascii="Times New Roman" w:hAnsi="Times New Roman" w:cs="Times New Roman"/>
      </w:rPr>
    </w:lvl>
    <w:lvl w:ilvl="3">
      <w:numFmt w:val="bullet"/>
      <w:lvlText w:val="•"/>
      <w:lvlJc w:val="left"/>
      <w:pPr>
        <w:ind w:left="3621" w:hanging="360"/>
      </w:pPr>
      <w:rPr>
        <w:rFonts w:hint="default" w:ascii="Times New Roman" w:hAnsi="Times New Roman" w:cs="Times New Roman"/>
      </w:rPr>
    </w:lvl>
    <w:lvl w:ilvl="4">
      <w:numFmt w:val="bullet"/>
      <w:lvlText w:val="•"/>
      <w:lvlJc w:val="left"/>
      <w:pPr>
        <w:ind w:left="4562" w:hanging="360"/>
      </w:pPr>
      <w:rPr>
        <w:rFonts w:hint="default" w:ascii="Times New Roman" w:hAnsi="Times New Roman" w:cs="Times New Roman"/>
      </w:rPr>
    </w:lvl>
    <w:lvl w:ilvl="5">
      <w:numFmt w:val="bullet"/>
      <w:lvlText w:val="•"/>
      <w:lvlJc w:val="left"/>
      <w:pPr>
        <w:ind w:left="5503" w:hanging="360"/>
      </w:pPr>
      <w:rPr>
        <w:rFonts w:hint="default" w:ascii="Times New Roman" w:hAnsi="Times New Roman" w:cs="Times New Roman"/>
      </w:rPr>
    </w:lvl>
    <w:lvl w:ilvl="6">
      <w:numFmt w:val="bullet"/>
      <w:lvlText w:val="•"/>
      <w:lvlJc w:val="left"/>
      <w:pPr>
        <w:ind w:left="6443" w:hanging="360"/>
      </w:pPr>
      <w:rPr>
        <w:rFonts w:hint="default" w:ascii="Times New Roman" w:hAnsi="Times New Roman" w:cs="Times New Roman"/>
      </w:rPr>
    </w:lvl>
    <w:lvl w:ilvl="7">
      <w:numFmt w:val="bullet"/>
      <w:lvlText w:val="•"/>
      <w:lvlJc w:val="left"/>
      <w:pPr>
        <w:ind w:left="7384" w:hanging="360"/>
      </w:pPr>
      <w:rPr>
        <w:rFonts w:hint="default" w:ascii="Times New Roman" w:hAnsi="Times New Roman" w:cs="Times New Roman"/>
      </w:rPr>
    </w:lvl>
    <w:lvl w:ilvl="8">
      <w:numFmt w:val="bullet"/>
      <w:lvlText w:val="•"/>
      <w:lvlJc w:val="left"/>
      <w:pPr>
        <w:ind w:left="8325" w:hanging="360"/>
      </w:pPr>
      <w:rPr>
        <w:rFonts w:hint="default" w:ascii="Times New Roman" w:hAnsi="Times New Roman" w:cs="Times New Roman"/>
      </w:rPr>
    </w:lvl>
  </w:abstractNum>
  <w:abstractNum w:abstractNumId="23" w15:restartNumberingAfterBreak="0">
    <w:nsid w:val="52E3180F"/>
    <w:multiLevelType w:val="multilevel"/>
    <w:tmpl w:val="5EF2D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392080"/>
    <w:multiLevelType w:val="hybridMultilevel"/>
    <w:tmpl w:val="FFFFFFFF"/>
    <w:lvl w:ilvl="0" w:tplc="AAC4B202">
      <w:start w:val="1"/>
      <w:numFmt w:val="bullet"/>
      <w:lvlText w:val=""/>
      <w:lvlJc w:val="left"/>
      <w:pPr>
        <w:ind w:left="720" w:hanging="360"/>
      </w:pPr>
      <w:rPr>
        <w:rFonts w:hint="default" w:ascii="Symbol" w:hAnsi="Symbol"/>
      </w:rPr>
    </w:lvl>
    <w:lvl w:ilvl="1" w:tplc="AE4C311E">
      <w:start w:val="1"/>
      <w:numFmt w:val="bullet"/>
      <w:lvlText w:val="o"/>
      <w:lvlJc w:val="left"/>
      <w:pPr>
        <w:ind w:left="1440" w:hanging="360"/>
      </w:pPr>
      <w:rPr>
        <w:rFonts w:hint="default" w:ascii="Courier New" w:hAnsi="Courier New"/>
      </w:rPr>
    </w:lvl>
    <w:lvl w:ilvl="2" w:tplc="B9CAEBCC">
      <w:start w:val="1"/>
      <w:numFmt w:val="bullet"/>
      <w:lvlText w:val=""/>
      <w:lvlJc w:val="left"/>
      <w:pPr>
        <w:ind w:left="2160" w:hanging="360"/>
      </w:pPr>
      <w:rPr>
        <w:rFonts w:hint="default" w:ascii="Wingdings" w:hAnsi="Wingdings"/>
      </w:rPr>
    </w:lvl>
    <w:lvl w:ilvl="3" w:tplc="82F680AA">
      <w:start w:val="1"/>
      <w:numFmt w:val="bullet"/>
      <w:lvlText w:val=""/>
      <w:lvlJc w:val="left"/>
      <w:pPr>
        <w:ind w:left="2880" w:hanging="360"/>
      </w:pPr>
      <w:rPr>
        <w:rFonts w:hint="default" w:ascii="Symbol" w:hAnsi="Symbol"/>
      </w:rPr>
    </w:lvl>
    <w:lvl w:ilvl="4" w:tplc="992493B0">
      <w:start w:val="1"/>
      <w:numFmt w:val="bullet"/>
      <w:lvlText w:val="o"/>
      <w:lvlJc w:val="left"/>
      <w:pPr>
        <w:ind w:left="3600" w:hanging="360"/>
      </w:pPr>
      <w:rPr>
        <w:rFonts w:hint="default" w:ascii="Courier New" w:hAnsi="Courier New"/>
      </w:rPr>
    </w:lvl>
    <w:lvl w:ilvl="5" w:tplc="48B6FD10">
      <w:start w:val="1"/>
      <w:numFmt w:val="bullet"/>
      <w:lvlText w:val=""/>
      <w:lvlJc w:val="left"/>
      <w:pPr>
        <w:ind w:left="4320" w:hanging="360"/>
      </w:pPr>
      <w:rPr>
        <w:rFonts w:hint="default" w:ascii="Wingdings" w:hAnsi="Wingdings"/>
      </w:rPr>
    </w:lvl>
    <w:lvl w:ilvl="6" w:tplc="F7E0CFCC">
      <w:start w:val="1"/>
      <w:numFmt w:val="bullet"/>
      <w:lvlText w:val=""/>
      <w:lvlJc w:val="left"/>
      <w:pPr>
        <w:ind w:left="5040" w:hanging="360"/>
      </w:pPr>
      <w:rPr>
        <w:rFonts w:hint="default" w:ascii="Symbol" w:hAnsi="Symbol"/>
      </w:rPr>
    </w:lvl>
    <w:lvl w:ilvl="7" w:tplc="6C965700">
      <w:start w:val="1"/>
      <w:numFmt w:val="bullet"/>
      <w:lvlText w:val="o"/>
      <w:lvlJc w:val="left"/>
      <w:pPr>
        <w:ind w:left="5760" w:hanging="360"/>
      </w:pPr>
      <w:rPr>
        <w:rFonts w:hint="default" w:ascii="Courier New" w:hAnsi="Courier New"/>
      </w:rPr>
    </w:lvl>
    <w:lvl w:ilvl="8" w:tplc="FD38DEAA">
      <w:start w:val="1"/>
      <w:numFmt w:val="bullet"/>
      <w:lvlText w:val=""/>
      <w:lvlJc w:val="left"/>
      <w:pPr>
        <w:ind w:left="6480" w:hanging="360"/>
      </w:pPr>
      <w:rPr>
        <w:rFonts w:hint="default" w:ascii="Wingdings" w:hAnsi="Wingdings"/>
      </w:rPr>
    </w:lvl>
  </w:abstractNum>
  <w:abstractNum w:abstractNumId="25" w15:restartNumberingAfterBreak="0">
    <w:nsid w:val="555F1AE9"/>
    <w:multiLevelType w:val="hybridMultilevel"/>
    <w:tmpl w:val="FFFFFFFF"/>
    <w:lvl w:ilvl="0" w:tplc="885A643C">
      <w:start w:val="1"/>
      <w:numFmt w:val="bullet"/>
      <w:lvlText w:val=""/>
      <w:lvlJc w:val="left"/>
      <w:pPr>
        <w:ind w:left="720" w:hanging="360"/>
      </w:pPr>
      <w:rPr>
        <w:rFonts w:hint="default" w:ascii="Symbol" w:hAnsi="Symbol"/>
      </w:rPr>
    </w:lvl>
    <w:lvl w:ilvl="1" w:tplc="BE0A31CA">
      <w:start w:val="1"/>
      <w:numFmt w:val="bullet"/>
      <w:lvlText w:val="o"/>
      <w:lvlJc w:val="left"/>
      <w:pPr>
        <w:ind w:left="1440" w:hanging="360"/>
      </w:pPr>
      <w:rPr>
        <w:rFonts w:hint="default" w:ascii="Courier New" w:hAnsi="Courier New"/>
      </w:rPr>
    </w:lvl>
    <w:lvl w:ilvl="2" w:tplc="902EA32E">
      <w:start w:val="1"/>
      <w:numFmt w:val="bullet"/>
      <w:lvlText w:val=""/>
      <w:lvlJc w:val="left"/>
      <w:pPr>
        <w:ind w:left="2160" w:hanging="360"/>
      </w:pPr>
      <w:rPr>
        <w:rFonts w:hint="default" w:ascii="Wingdings" w:hAnsi="Wingdings"/>
      </w:rPr>
    </w:lvl>
    <w:lvl w:ilvl="3" w:tplc="8C2C0980">
      <w:start w:val="1"/>
      <w:numFmt w:val="bullet"/>
      <w:lvlText w:val=""/>
      <w:lvlJc w:val="left"/>
      <w:pPr>
        <w:ind w:left="2880" w:hanging="360"/>
      </w:pPr>
      <w:rPr>
        <w:rFonts w:hint="default" w:ascii="Symbol" w:hAnsi="Symbol"/>
      </w:rPr>
    </w:lvl>
    <w:lvl w:ilvl="4" w:tplc="EF227EE2">
      <w:start w:val="1"/>
      <w:numFmt w:val="bullet"/>
      <w:lvlText w:val="o"/>
      <w:lvlJc w:val="left"/>
      <w:pPr>
        <w:ind w:left="3600" w:hanging="360"/>
      </w:pPr>
      <w:rPr>
        <w:rFonts w:hint="default" w:ascii="Courier New" w:hAnsi="Courier New"/>
      </w:rPr>
    </w:lvl>
    <w:lvl w:ilvl="5" w:tplc="02B29EA0">
      <w:start w:val="1"/>
      <w:numFmt w:val="bullet"/>
      <w:lvlText w:val=""/>
      <w:lvlJc w:val="left"/>
      <w:pPr>
        <w:ind w:left="4320" w:hanging="360"/>
      </w:pPr>
      <w:rPr>
        <w:rFonts w:hint="default" w:ascii="Wingdings" w:hAnsi="Wingdings"/>
      </w:rPr>
    </w:lvl>
    <w:lvl w:ilvl="6" w:tplc="CEC85F2E">
      <w:start w:val="1"/>
      <w:numFmt w:val="bullet"/>
      <w:lvlText w:val=""/>
      <w:lvlJc w:val="left"/>
      <w:pPr>
        <w:ind w:left="5040" w:hanging="360"/>
      </w:pPr>
      <w:rPr>
        <w:rFonts w:hint="default" w:ascii="Symbol" w:hAnsi="Symbol"/>
      </w:rPr>
    </w:lvl>
    <w:lvl w:ilvl="7" w:tplc="E258FEC0">
      <w:start w:val="1"/>
      <w:numFmt w:val="bullet"/>
      <w:lvlText w:val="o"/>
      <w:lvlJc w:val="left"/>
      <w:pPr>
        <w:ind w:left="5760" w:hanging="360"/>
      </w:pPr>
      <w:rPr>
        <w:rFonts w:hint="default" w:ascii="Courier New" w:hAnsi="Courier New"/>
      </w:rPr>
    </w:lvl>
    <w:lvl w:ilvl="8" w:tplc="9E747288">
      <w:start w:val="1"/>
      <w:numFmt w:val="bullet"/>
      <w:lvlText w:val=""/>
      <w:lvlJc w:val="left"/>
      <w:pPr>
        <w:ind w:left="6480" w:hanging="360"/>
      </w:pPr>
      <w:rPr>
        <w:rFonts w:hint="default" w:ascii="Wingdings" w:hAnsi="Wingdings"/>
      </w:rPr>
    </w:lvl>
  </w:abstractNum>
  <w:abstractNum w:abstractNumId="26" w15:restartNumberingAfterBreak="0">
    <w:nsid w:val="56C63419"/>
    <w:multiLevelType w:val="multilevel"/>
    <w:tmpl w:val="C26638CE"/>
    <w:lvl w:ilvl="0">
      <w:numFmt w:val="bullet"/>
      <w:lvlText w:val=""/>
      <w:lvlJc w:val="left"/>
      <w:pPr>
        <w:ind w:left="808" w:hanging="360"/>
      </w:pPr>
      <w:rPr>
        <w:rFonts w:hint="default" w:ascii="Symbol" w:hAnsi="Symbol"/>
        <w:b w:val="0"/>
        <w:bCs w:val="0"/>
        <w:i w:val="0"/>
        <w:iCs w:val="0"/>
        <w:spacing w:val="0"/>
        <w:w w:val="100"/>
        <w:sz w:val="24"/>
        <w:szCs w:val="24"/>
      </w:rPr>
    </w:lvl>
    <w:lvl w:ilvl="1">
      <w:numFmt w:val="bullet"/>
      <w:lvlText w:val="•"/>
      <w:lvlJc w:val="left"/>
      <w:pPr>
        <w:ind w:left="1740" w:hanging="360"/>
      </w:pPr>
      <w:rPr>
        <w:rFonts w:hint="default" w:ascii="Times New Roman" w:hAnsi="Times New Roman" w:cs="Times New Roman"/>
      </w:rPr>
    </w:lvl>
    <w:lvl w:ilvl="2">
      <w:numFmt w:val="bullet"/>
      <w:lvlText w:val="•"/>
      <w:lvlJc w:val="left"/>
      <w:pPr>
        <w:ind w:left="2681" w:hanging="360"/>
      </w:pPr>
      <w:rPr>
        <w:rFonts w:hint="default" w:ascii="Times New Roman" w:hAnsi="Times New Roman" w:cs="Times New Roman"/>
      </w:rPr>
    </w:lvl>
    <w:lvl w:ilvl="3">
      <w:numFmt w:val="bullet"/>
      <w:lvlText w:val="•"/>
      <w:lvlJc w:val="left"/>
      <w:pPr>
        <w:ind w:left="3621" w:hanging="360"/>
      </w:pPr>
      <w:rPr>
        <w:rFonts w:hint="default" w:ascii="Times New Roman" w:hAnsi="Times New Roman" w:cs="Times New Roman"/>
      </w:rPr>
    </w:lvl>
    <w:lvl w:ilvl="4">
      <w:numFmt w:val="bullet"/>
      <w:lvlText w:val="•"/>
      <w:lvlJc w:val="left"/>
      <w:pPr>
        <w:ind w:left="4562" w:hanging="360"/>
      </w:pPr>
      <w:rPr>
        <w:rFonts w:hint="default" w:ascii="Times New Roman" w:hAnsi="Times New Roman" w:cs="Times New Roman"/>
      </w:rPr>
    </w:lvl>
    <w:lvl w:ilvl="5">
      <w:numFmt w:val="bullet"/>
      <w:lvlText w:val="•"/>
      <w:lvlJc w:val="left"/>
      <w:pPr>
        <w:ind w:left="5503" w:hanging="360"/>
      </w:pPr>
      <w:rPr>
        <w:rFonts w:hint="default" w:ascii="Times New Roman" w:hAnsi="Times New Roman" w:cs="Times New Roman"/>
      </w:rPr>
    </w:lvl>
    <w:lvl w:ilvl="6">
      <w:numFmt w:val="bullet"/>
      <w:lvlText w:val="•"/>
      <w:lvlJc w:val="left"/>
      <w:pPr>
        <w:ind w:left="6443" w:hanging="360"/>
      </w:pPr>
      <w:rPr>
        <w:rFonts w:hint="default" w:ascii="Times New Roman" w:hAnsi="Times New Roman" w:cs="Times New Roman"/>
      </w:rPr>
    </w:lvl>
    <w:lvl w:ilvl="7">
      <w:numFmt w:val="bullet"/>
      <w:lvlText w:val="•"/>
      <w:lvlJc w:val="left"/>
      <w:pPr>
        <w:ind w:left="7384" w:hanging="360"/>
      </w:pPr>
      <w:rPr>
        <w:rFonts w:hint="default" w:ascii="Times New Roman" w:hAnsi="Times New Roman" w:cs="Times New Roman"/>
      </w:rPr>
    </w:lvl>
    <w:lvl w:ilvl="8">
      <w:numFmt w:val="bullet"/>
      <w:lvlText w:val="•"/>
      <w:lvlJc w:val="left"/>
      <w:pPr>
        <w:ind w:left="8325" w:hanging="360"/>
      </w:pPr>
      <w:rPr>
        <w:rFonts w:hint="default" w:ascii="Times New Roman" w:hAnsi="Times New Roman" w:cs="Times New Roman"/>
      </w:rPr>
    </w:lvl>
  </w:abstractNum>
  <w:abstractNum w:abstractNumId="27" w15:restartNumberingAfterBreak="0">
    <w:nsid w:val="5765BA21"/>
    <w:multiLevelType w:val="hybridMultilevel"/>
    <w:tmpl w:val="FFFFFFFF"/>
    <w:lvl w:ilvl="0" w:tplc="CACED99A">
      <w:start w:val="1"/>
      <w:numFmt w:val="bullet"/>
      <w:lvlText w:val=""/>
      <w:lvlJc w:val="left"/>
      <w:pPr>
        <w:ind w:left="720" w:hanging="360"/>
      </w:pPr>
      <w:rPr>
        <w:rFonts w:hint="default" w:ascii="Symbol" w:hAnsi="Symbol"/>
      </w:rPr>
    </w:lvl>
    <w:lvl w:ilvl="1" w:tplc="7534D4D4">
      <w:start w:val="1"/>
      <w:numFmt w:val="bullet"/>
      <w:lvlText w:val="o"/>
      <w:lvlJc w:val="left"/>
      <w:pPr>
        <w:ind w:left="1440" w:hanging="360"/>
      </w:pPr>
      <w:rPr>
        <w:rFonts w:hint="default" w:ascii="Courier New" w:hAnsi="Courier New"/>
      </w:rPr>
    </w:lvl>
    <w:lvl w:ilvl="2" w:tplc="5366CBA2">
      <w:start w:val="1"/>
      <w:numFmt w:val="bullet"/>
      <w:lvlText w:val=""/>
      <w:lvlJc w:val="left"/>
      <w:pPr>
        <w:ind w:left="2160" w:hanging="360"/>
      </w:pPr>
      <w:rPr>
        <w:rFonts w:hint="default" w:ascii="Wingdings" w:hAnsi="Wingdings"/>
      </w:rPr>
    </w:lvl>
    <w:lvl w:ilvl="3" w:tplc="7DB86E14">
      <w:start w:val="1"/>
      <w:numFmt w:val="bullet"/>
      <w:lvlText w:val=""/>
      <w:lvlJc w:val="left"/>
      <w:pPr>
        <w:ind w:left="2880" w:hanging="360"/>
      </w:pPr>
      <w:rPr>
        <w:rFonts w:hint="default" w:ascii="Symbol" w:hAnsi="Symbol"/>
      </w:rPr>
    </w:lvl>
    <w:lvl w:ilvl="4" w:tplc="61927368">
      <w:start w:val="1"/>
      <w:numFmt w:val="bullet"/>
      <w:lvlText w:val="o"/>
      <w:lvlJc w:val="left"/>
      <w:pPr>
        <w:ind w:left="3600" w:hanging="360"/>
      </w:pPr>
      <w:rPr>
        <w:rFonts w:hint="default" w:ascii="Courier New" w:hAnsi="Courier New"/>
      </w:rPr>
    </w:lvl>
    <w:lvl w:ilvl="5" w:tplc="BF4C4416">
      <w:start w:val="1"/>
      <w:numFmt w:val="bullet"/>
      <w:lvlText w:val=""/>
      <w:lvlJc w:val="left"/>
      <w:pPr>
        <w:ind w:left="4320" w:hanging="360"/>
      </w:pPr>
      <w:rPr>
        <w:rFonts w:hint="default" w:ascii="Wingdings" w:hAnsi="Wingdings"/>
      </w:rPr>
    </w:lvl>
    <w:lvl w:ilvl="6" w:tplc="8A627C92">
      <w:start w:val="1"/>
      <w:numFmt w:val="bullet"/>
      <w:lvlText w:val=""/>
      <w:lvlJc w:val="left"/>
      <w:pPr>
        <w:ind w:left="5040" w:hanging="360"/>
      </w:pPr>
      <w:rPr>
        <w:rFonts w:hint="default" w:ascii="Symbol" w:hAnsi="Symbol"/>
      </w:rPr>
    </w:lvl>
    <w:lvl w:ilvl="7" w:tplc="8A58F1B8">
      <w:start w:val="1"/>
      <w:numFmt w:val="bullet"/>
      <w:lvlText w:val="o"/>
      <w:lvlJc w:val="left"/>
      <w:pPr>
        <w:ind w:left="5760" w:hanging="360"/>
      </w:pPr>
      <w:rPr>
        <w:rFonts w:hint="default" w:ascii="Courier New" w:hAnsi="Courier New"/>
      </w:rPr>
    </w:lvl>
    <w:lvl w:ilvl="8" w:tplc="D95C22EC">
      <w:start w:val="1"/>
      <w:numFmt w:val="bullet"/>
      <w:lvlText w:val=""/>
      <w:lvlJc w:val="left"/>
      <w:pPr>
        <w:ind w:left="6480" w:hanging="360"/>
      </w:pPr>
      <w:rPr>
        <w:rFonts w:hint="default" w:ascii="Wingdings" w:hAnsi="Wingdings"/>
      </w:rPr>
    </w:lvl>
  </w:abstractNum>
  <w:abstractNum w:abstractNumId="28" w15:restartNumberingAfterBreak="0">
    <w:nsid w:val="59C5131C"/>
    <w:multiLevelType w:val="multilevel"/>
    <w:tmpl w:val="BB649324"/>
    <w:lvl w:ilvl="0">
      <w:start w:val="1"/>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D525076"/>
    <w:multiLevelType w:val="multilevel"/>
    <w:tmpl w:val="F9140EC4"/>
    <w:lvl w:ilvl="0">
      <w:start w:val="1"/>
      <w:numFmt w:val="decimal"/>
      <w:suff w:val="space"/>
      <w:lvlText w:val="%1."/>
      <w:lvlJc w:val="left"/>
      <w:pPr>
        <w:ind w:left="0" w:firstLine="0"/>
      </w:pPr>
      <w:rPr>
        <w:rFonts w:hint="default" w:ascii="Times New Roman" w:hAnsi="Times New Roman" w:cs="Times New Roman"/>
      </w:rPr>
    </w:lvl>
    <w:lvl w:ilvl="1">
      <w:start w:val="1"/>
      <w:numFmt w:val="decimal"/>
      <w:suff w:val="space"/>
      <w:lvlText w:val="%1.%2"/>
      <w:lvlJc w:val="left"/>
      <w:pPr>
        <w:ind w:left="0" w:firstLine="0"/>
      </w:pPr>
      <w:rPr>
        <w:rFonts w:hint="default" w:ascii="Times New Roman" w:hAnsi="Times New Roman" w:cs="Times New Roman"/>
      </w:rPr>
    </w:lvl>
    <w:lvl w:ilvl="2">
      <w:start w:val="1"/>
      <w:numFmt w:val="decimal"/>
      <w:suff w:val="space"/>
      <w:lvlText w:val="%1.%2.%3"/>
      <w:lvlJc w:val="left"/>
      <w:pPr>
        <w:ind w:left="0" w:firstLine="0"/>
      </w:pPr>
      <w:rPr>
        <w:rFonts w:hint="default" w:ascii="Times New Roman" w:hAnsi="Times New Roman" w:cs="Times New Roman"/>
      </w:rPr>
    </w:lvl>
    <w:lvl w:ilvl="3">
      <w:start w:val="1"/>
      <w:numFmt w:val="decimal"/>
      <w:suff w:val="space"/>
      <w:lvlText w:val="%1.%2.%3.%4"/>
      <w:lvlJc w:val="left"/>
      <w:pPr>
        <w:ind w:left="0" w:firstLine="0"/>
      </w:pPr>
      <w:rPr>
        <w:rFonts w:hint="default" w:ascii="Times New Roman" w:hAnsi="Times New Roman" w:cs="Times New Roman"/>
      </w:rPr>
    </w:lvl>
    <w:lvl w:ilvl="4">
      <w:start w:val="1"/>
      <w:numFmt w:val="decimal"/>
      <w:suff w:val="space"/>
      <w:lvlText w:val="%1.%2.%3.%4.%5"/>
      <w:lvlJc w:val="left"/>
      <w:pPr>
        <w:ind w:left="0" w:firstLine="0"/>
      </w:pPr>
      <w:rPr>
        <w:rFonts w:hint="default" w:ascii="Times New Roman" w:hAnsi="Times New Roman" w:cs="Times New Roman"/>
      </w:rPr>
    </w:lvl>
    <w:lvl w:ilvl="5">
      <w:start w:val="1"/>
      <w:numFmt w:val="decimal"/>
      <w:suff w:val="space"/>
      <w:lvlText w:val="%1.%2.%3.%4.%5.%6"/>
      <w:lvlJc w:val="left"/>
      <w:pPr>
        <w:ind w:left="0" w:firstLine="0"/>
      </w:pPr>
      <w:rPr>
        <w:rFonts w:hint="default" w:ascii="Times New Roman" w:hAnsi="Times New Roman" w:cs="Times New Roman"/>
      </w:rPr>
    </w:lvl>
    <w:lvl w:ilvl="6">
      <w:start w:val="1"/>
      <w:numFmt w:val="decimal"/>
      <w:suff w:val="space"/>
      <w:lvlText w:val="%1.%2.%3.%4.%5.%6.%7"/>
      <w:lvlJc w:val="left"/>
      <w:pPr>
        <w:ind w:left="0" w:firstLine="0"/>
      </w:pPr>
      <w:rPr>
        <w:rFonts w:hint="default" w:ascii="Times New Roman" w:hAnsi="Times New Roman" w:cs="Times New Roman"/>
      </w:rPr>
    </w:lvl>
    <w:lvl w:ilvl="7">
      <w:start w:val="1"/>
      <w:numFmt w:val="decimal"/>
      <w:suff w:val="space"/>
      <w:lvlText w:val="%1.%2.%3.%4.%5.%6.%7.%8"/>
      <w:lvlJc w:val="left"/>
      <w:pPr>
        <w:ind w:left="0" w:firstLine="0"/>
      </w:pPr>
      <w:rPr>
        <w:rFonts w:hint="default" w:ascii="Times New Roman" w:hAnsi="Times New Roman" w:cs="Times New Roman"/>
      </w:rPr>
    </w:lvl>
    <w:lvl w:ilvl="8">
      <w:start w:val="1"/>
      <w:numFmt w:val="decimal"/>
      <w:suff w:val="space"/>
      <w:lvlText w:val="%1.%2.%3.%4.%5.%6.%7.%8.%9"/>
      <w:lvlJc w:val="left"/>
      <w:pPr>
        <w:ind w:left="0" w:firstLine="0"/>
      </w:pPr>
      <w:rPr>
        <w:rFonts w:hint="default" w:ascii="Times New Roman" w:hAnsi="Times New Roman" w:cs="Times New Roman"/>
      </w:rPr>
    </w:lvl>
  </w:abstractNum>
  <w:abstractNum w:abstractNumId="30" w15:restartNumberingAfterBreak="0">
    <w:nsid w:val="5E411E61"/>
    <w:multiLevelType w:val="hybridMultilevel"/>
    <w:tmpl w:val="FFFFFFFF"/>
    <w:lvl w:ilvl="0" w:tplc="FE14F08C">
      <w:start w:val="1"/>
      <w:numFmt w:val="bullet"/>
      <w:lvlText w:val=""/>
      <w:lvlJc w:val="left"/>
      <w:pPr>
        <w:ind w:left="720" w:hanging="360"/>
      </w:pPr>
      <w:rPr>
        <w:rFonts w:hint="default" w:ascii="Symbol" w:hAnsi="Symbol"/>
      </w:rPr>
    </w:lvl>
    <w:lvl w:ilvl="1" w:tplc="D7B4BCA8">
      <w:start w:val="1"/>
      <w:numFmt w:val="bullet"/>
      <w:lvlText w:val="o"/>
      <w:lvlJc w:val="left"/>
      <w:pPr>
        <w:ind w:left="1440" w:hanging="360"/>
      </w:pPr>
      <w:rPr>
        <w:rFonts w:hint="default" w:ascii="Courier New" w:hAnsi="Courier New"/>
      </w:rPr>
    </w:lvl>
    <w:lvl w:ilvl="2" w:tplc="F3909FA8">
      <w:start w:val="1"/>
      <w:numFmt w:val="bullet"/>
      <w:lvlText w:val=""/>
      <w:lvlJc w:val="left"/>
      <w:pPr>
        <w:ind w:left="2160" w:hanging="360"/>
      </w:pPr>
      <w:rPr>
        <w:rFonts w:hint="default" w:ascii="Wingdings" w:hAnsi="Wingdings"/>
      </w:rPr>
    </w:lvl>
    <w:lvl w:ilvl="3" w:tplc="59884392">
      <w:start w:val="1"/>
      <w:numFmt w:val="bullet"/>
      <w:lvlText w:val=""/>
      <w:lvlJc w:val="left"/>
      <w:pPr>
        <w:ind w:left="2880" w:hanging="360"/>
      </w:pPr>
      <w:rPr>
        <w:rFonts w:hint="default" w:ascii="Symbol" w:hAnsi="Symbol"/>
      </w:rPr>
    </w:lvl>
    <w:lvl w:ilvl="4" w:tplc="878A4958">
      <w:start w:val="1"/>
      <w:numFmt w:val="bullet"/>
      <w:lvlText w:val="o"/>
      <w:lvlJc w:val="left"/>
      <w:pPr>
        <w:ind w:left="3600" w:hanging="360"/>
      </w:pPr>
      <w:rPr>
        <w:rFonts w:hint="default" w:ascii="Courier New" w:hAnsi="Courier New"/>
      </w:rPr>
    </w:lvl>
    <w:lvl w:ilvl="5" w:tplc="416055EA">
      <w:start w:val="1"/>
      <w:numFmt w:val="bullet"/>
      <w:lvlText w:val=""/>
      <w:lvlJc w:val="left"/>
      <w:pPr>
        <w:ind w:left="4320" w:hanging="360"/>
      </w:pPr>
      <w:rPr>
        <w:rFonts w:hint="default" w:ascii="Wingdings" w:hAnsi="Wingdings"/>
      </w:rPr>
    </w:lvl>
    <w:lvl w:ilvl="6" w:tplc="8DB0FBD4">
      <w:start w:val="1"/>
      <w:numFmt w:val="bullet"/>
      <w:lvlText w:val=""/>
      <w:lvlJc w:val="left"/>
      <w:pPr>
        <w:ind w:left="5040" w:hanging="360"/>
      </w:pPr>
      <w:rPr>
        <w:rFonts w:hint="default" w:ascii="Symbol" w:hAnsi="Symbol"/>
      </w:rPr>
    </w:lvl>
    <w:lvl w:ilvl="7" w:tplc="9A703076">
      <w:start w:val="1"/>
      <w:numFmt w:val="bullet"/>
      <w:lvlText w:val="o"/>
      <w:lvlJc w:val="left"/>
      <w:pPr>
        <w:ind w:left="5760" w:hanging="360"/>
      </w:pPr>
      <w:rPr>
        <w:rFonts w:hint="default" w:ascii="Courier New" w:hAnsi="Courier New"/>
      </w:rPr>
    </w:lvl>
    <w:lvl w:ilvl="8" w:tplc="7EDC586A">
      <w:start w:val="1"/>
      <w:numFmt w:val="bullet"/>
      <w:lvlText w:val=""/>
      <w:lvlJc w:val="left"/>
      <w:pPr>
        <w:ind w:left="6480" w:hanging="360"/>
      </w:pPr>
      <w:rPr>
        <w:rFonts w:hint="default" w:ascii="Wingdings" w:hAnsi="Wingdings"/>
      </w:rPr>
    </w:lvl>
  </w:abstractNum>
  <w:abstractNum w:abstractNumId="31" w15:restartNumberingAfterBreak="0">
    <w:nsid w:val="61247A45"/>
    <w:multiLevelType w:val="multilevel"/>
    <w:tmpl w:val="D7E85648"/>
    <w:lvl w:ilvl="0">
      <w:start w:val="1"/>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416E1F7"/>
    <w:multiLevelType w:val="hybridMultilevel"/>
    <w:tmpl w:val="FFFFFFFF"/>
    <w:lvl w:ilvl="0" w:tplc="2CDC7792">
      <w:start w:val="1"/>
      <w:numFmt w:val="bullet"/>
      <w:lvlText w:val=""/>
      <w:lvlJc w:val="left"/>
      <w:pPr>
        <w:ind w:left="720" w:hanging="360"/>
      </w:pPr>
      <w:rPr>
        <w:rFonts w:hint="default" w:ascii="Symbol" w:hAnsi="Symbol"/>
      </w:rPr>
    </w:lvl>
    <w:lvl w:ilvl="1" w:tplc="A89010E0">
      <w:start w:val="1"/>
      <w:numFmt w:val="bullet"/>
      <w:lvlText w:val="o"/>
      <w:lvlJc w:val="left"/>
      <w:pPr>
        <w:ind w:left="1440" w:hanging="360"/>
      </w:pPr>
      <w:rPr>
        <w:rFonts w:hint="default" w:ascii="Courier New" w:hAnsi="Courier New"/>
      </w:rPr>
    </w:lvl>
    <w:lvl w:ilvl="2" w:tplc="D0D293F2">
      <w:start w:val="1"/>
      <w:numFmt w:val="bullet"/>
      <w:lvlText w:val=""/>
      <w:lvlJc w:val="left"/>
      <w:pPr>
        <w:ind w:left="2160" w:hanging="360"/>
      </w:pPr>
      <w:rPr>
        <w:rFonts w:hint="default" w:ascii="Wingdings" w:hAnsi="Wingdings"/>
      </w:rPr>
    </w:lvl>
    <w:lvl w:ilvl="3" w:tplc="37E6018A">
      <w:start w:val="1"/>
      <w:numFmt w:val="bullet"/>
      <w:lvlText w:val=""/>
      <w:lvlJc w:val="left"/>
      <w:pPr>
        <w:ind w:left="2880" w:hanging="360"/>
      </w:pPr>
      <w:rPr>
        <w:rFonts w:hint="default" w:ascii="Symbol" w:hAnsi="Symbol"/>
      </w:rPr>
    </w:lvl>
    <w:lvl w:ilvl="4" w:tplc="8018A8F6">
      <w:start w:val="1"/>
      <w:numFmt w:val="bullet"/>
      <w:lvlText w:val="o"/>
      <w:lvlJc w:val="left"/>
      <w:pPr>
        <w:ind w:left="3600" w:hanging="360"/>
      </w:pPr>
      <w:rPr>
        <w:rFonts w:hint="default" w:ascii="Courier New" w:hAnsi="Courier New"/>
      </w:rPr>
    </w:lvl>
    <w:lvl w:ilvl="5" w:tplc="6666CB86">
      <w:start w:val="1"/>
      <w:numFmt w:val="bullet"/>
      <w:lvlText w:val=""/>
      <w:lvlJc w:val="left"/>
      <w:pPr>
        <w:ind w:left="4320" w:hanging="360"/>
      </w:pPr>
      <w:rPr>
        <w:rFonts w:hint="default" w:ascii="Wingdings" w:hAnsi="Wingdings"/>
      </w:rPr>
    </w:lvl>
    <w:lvl w:ilvl="6" w:tplc="81BEC900">
      <w:start w:val="1"/>
      <w:numFmt w:val="bullet"/>
      <w:lvlText w:val=""/>
      <w:lvlJc w:val="left"/>
      <w:pPr>
        <w:ind w:left="5040" w:hanging="360"/>
      </w:pPr>
      <w:rPr>
        <w:rFonts w:hint="default" w:ascii="Symbol" w:hAnsi="Symbol"/>
      </w:rPr>
    </w:lvl>
    <w:lvl w:ilvl="7" w:tplc="BE4E35C4">
      <w:start w:val="1"/>
      <w:numFmt w:val="bullet"/>
      <w:lvlText w:val="o"/>
      <w:lvlJc w:val="left"/>
      <w:pPr>
        <w:ind w:left="5760" w:hanging="360"/>
      </w:pPr>
      <w:rPr>
        <w:rFonts w:hint="default" w:ascii="Courier New" w:hAnsi="Courier New"/>
      </w:rPr>
    </w:lvl>
    <w:lvl w:ilvl="8" w:tplc="FA94B0F8">
      <w:start w:val="1"/>
      <w:numFmt w:val="bullet"/>
      <w:lvlText w:val=""/>
      <w:lvlJc w:val="left"/>
      <w:pPr>
        <w:ind w:left="6480" w:hanging="360"/>
      </w:pPr>
      <w:rPr>
        <w:rFonts w:hint="default" w:ascii="Wingdings" w:hAnsi="Wingdings"/>
      </w:rPr>
    </w:lvl>
  </w:abstractNum>
  <w:abstractNum w:abstractNumId="33" w15:restartNumberingAfterBreak="0">
    <w:nsid w:val="6536063D"/>
    <w:multiLevelType w:val="multilevel"/>
    <w:tmpl w:val="F7CA8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79EB29"/>
    <w:multiLevelType w:val="hybridMultilevel"/>
    <w:tmpl w:val="FFFFFFFF"/>
    <w:lvl w:ilvl="0" w:tplc="087AA34E">
      <w:start w:val="1"/>
      <w:numFmt w:val="bullet"/>
      <w:lvlText w:val=""/>
      <w:lvlJc w:val="left"/>
      <w:pPr>
        <w:ind w:left="720" w:hanging="360"/>
      </w:pPr>
      <w:rPr>
        <w:rFonts w:hint="default" w:ascii="Symbol" w:hAnsi="Symbol"/>
      </w:rPr>
    </w:lvl>
    <w:lvl w:ilvl="1" w:tplc="6AC6BF70">
      <w:start w:val="1"/>
      <w:numFmt w:val="bullet"/>
      <w:lvlText w:val="o"/>
      <w:lvlJc w:val="left"/>
      <w:pPr>
        <w:ind w:left="1440" w:hanging="360"/>
      </w:pPr>
      <w:rPr>
        <w:rFonts w:hint="default" w:ascii="Courier New" w:hAnsi="Courier New"/>
      </w:rPr>
    </w:lvl>
    <w:lvl w:ilvl="2" w:tplc="D8FE3436">
      <w:start w:val="1"/>
      <w:numFmt w:val="bullet"/>
      <w:lvlText w:val=""/>
      <w:lvlJc w:val="left"/>
      <w:pPr>
        <w:ind w:left="2160" w:hanging="360"/>
      </w:pPr>
      <w:rPr>
        <w:rFonts w:hint="default" w:ascii="Wingdings" w:hAnsi="Wingdings"/>
      </w:rPr>
    </w:lvl>
    <w:lvl w:ilvl="3" w:tplc="862497F0">
      <w:start w:val="1"/>
      <w:numFmt w:val="bullet"/>
      <w:lvlText w:val=""/>
      <w:lvlJc w:val="left"/>
      <w:pPr>
        <w:ind w:left="2880" w:hanging="360"/>
      </w:pPr>
      <w:rPr>
        <w:rFonts w:hint="default" w:ascii="Symbol" w:hAnsi="Symbol"/>
      </w:rPr>
    </w:lvl>
    <w:lvl w:ilvl="4" w:tplc="40BAB272">
      <w:start w:val="1"/>
      <w:numFmt w:val="bullet"/>
      <w:lvlText w:val="o"/>
      <w:lvlJc w:val="left"/>
      <w:pPr>
        <w:ind w:left="3600" w:hanging="360"/>
      </w:pPr>
      <w:rPr>
        <w:rFonts w:hint="default" w:ascii="Courier New" w:hAnsi="Courier New"/>
      </w:rPr>
    </w:lvl>
    <w:lvl w:ilvl="5" w:tplc="76D41CF8">
      <w:start w:val="1"/>
      <w:numFmt w:val="bullet"/>
      <w:lvlText w:val=""/>
      <w:lvlJc w:val="left"/>
      <w:pPr>
        <w:ind w:left="4320" w:hanging="360"/>
      </w:pPr>
      <w:rPr>
        <w:rFonts w:hint="default" w:ascii="Wingdings" w:hAnsi="Wingdings"/>
      </w:rPr>
    </w:lvl>
    <w:lvl w:ilvl="6" w:tplc="D228C344">
      <w:start w:val="1"/>
      <w:numFmt w:val="bullet"/>
      <w:lvlText w:val=""/>
      <w:lvlJc w:val="left"/>
      <w:pPr>
        <w:ind w:left="5040" w:hanging="360"/>
      </w:pPr>
      <w:rPr>
        <w:rFonts w:hint="default" w:ascii="Symbol" w:hAnsi="Symbol"/>
      </w:rPr>
    </w:lvl>
    <w:lvl w:ilvl="7" w:tplc="8CE230A6">
      <w:start w:val="1"/>
      <w:numFmt w:val="bullet"/>
      <w:lvlText w:val="o"/>
      <w:lvlJc w:val="left"/>
      <w:pPr>
        <w:ind w:left="5760" w:hanging="360"/>
      </w:pPr>
      <w:rPr>
        <w:rFonts w:hint="default" w:ascii="Courier New" w:hAnsi="Courier New"/>
      </w:rPr>
    </w:lvl>
    <w:lvl w:ilvl="8" w:tplc="B762CC26">
      <w:start w:val="1"/>
      <w:numFmt w:val="bullet"/>
      <w:lvlText w:val=""/>
      <w:lvlJc w:val="left"/>
      <w:pPr>
        <w:ind w:left="6480" w:hanging="360"/>
      </w:pPr>
      <w:rPr>
        <w:rFonts w:hint="default" w:ascii="Wingdings" w:hAnsi="Wingdings"/>
      </w:rPr>
    </w:lvl>
  </w:abstractNum>
  <w:abstractNum w:abstractNumId="35" w15:restartNumberingAfterBreak="0">
    <w:nsid w:val="6935686C"/>
    <w:multiLevelType w:val="multilevel"/>
    <w:tmpl w:val="9D8ED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8D1A7"/>
    <w:multiLevelType w:val="hybridMultilevel"/>
    <w:tmpl w:val="FFFFFFFF"/>
    <w:lvl w:ilvl="0" w:tplc="E076C5EC">
      <w:start w:val="1"/>
      <w:numFmt w:val="bullet"/>
      <w:lvlText w:val=""/>
      <w:lvlJc w:val="left"/>
      <w:pPr>
        <w:ind w:left="720" w:hanging="360"/>
      </w:pPr>
      <w:rPr>
        <w:rFonts w:hint="default" w:ascii="Symbol" w:hAnsi="Symbol"/>
      </w:rPr>
    </w:lvl>
    <w:lvl w:ilvl="1" w:tplc="91E81150">
      <w:start w:val="1"/>
      <w:numFmt w:val="bullet"/>
      <w:lvlText w:val="o"/>
      <w:lvlJc w:val="left"/>
      <w:pPr>
        <w:ind w:left="1440" w:hanging="360"/>
      </w:pPr>
      <w:rPr>
        <w:rFonts w:hint="default" w:ascii="Courier New" w:hAnsi="Courier New"/>
      </w:rPr>
    </w:lvl>
    <w:lvl w:ilvl="2" w:tplc="8EE6B048">
      <w:start w:val="1"/>
      <w:numFmt w:val="bullet"/>
      <w:lvlText w:val=""/>
      <w:lvlJc w:val="left"/>
      <w:pPr>
        <w:ind w:left="2160" w:hanging="360"/>
      </w:pPr>
      <w:rPr>
        <w:rFonts w:hint="default" w:ascii="Wingdings" w:hAnsi="Wingdings"/>
      </w:rPr>
    </w:lvl>
    <w:lvl w:ilvl="3" w:tplc="3E246DA8">
      <w:start w:val="1"/>
      <w:numFmt w:val="bullet"/>
      <w:lvlText w:val=""/>
      <w:lvlJc w:val="left"/>
      <w:pPr>
        <w:ind w:left="2880" w:hanging="360"/>
      </w:pPr>
      <w:rPr>
        <w:rFonts w:hint="default" w:ascii="Symbol" w:hAnsi="Symbol"/>
      </w:rPr>
    </w:lvl>
    <w:lvl w:ilvl="4" w:tplc="44A497A6">
      <w:start w:val="1"/>
      <w:numFmt w:val="bullet"/>
      <w:lvlText w:val="o"/>
      <w:lvlJc w:val="left"/>
      <w:pPr>
        <w:ind w:left="3600" w:hanging="360"/>
      </w:pPr>
      <w:rPr>
        <w:rFonts w:hint="default" w:ascii="Courier New" w:hAnsi="Courier New"/>
      </w:rPr>
    </w:lvl>
    <w:lvl w:ilvl="5" w:tplc="565ED796">
      <w:start w:val="1"/>
      <w:numFmt w:val="bullet"/>
      <w:lvlText w:val=""/>
      <w:lvlJc w:val="left"/>
      <w:pPr>
        <w:ind w:left="4320" w:hanging="360"/>
      </w:pPr>
      <w:rPr>
        <w:rFonts w:hint="default" w:ascii="Wingdings" w:hAnsi="Wingdings"/>
      </w:rPr>
    </w:lvl>
    <w:lvl w:ilvl="6" w:tplc="586A328C">
      <w:start w:val="1"/>
      <w:numFmt w:val="bullet"/>
      <w:lvlText w:val=""/>
      <w:lvlJc w:val="left"/>
      <w:pPr>
        <w:ind w:left="5040" w:hanging="360"/>
      </w:pPr>
      <w:rPr>
        <w:rFonts w:hint="default" w:ascii="Symbol" w:hAnsi="Symbol"/>
      </w:rPr>
    </w:lvl>
    <w:lvl w:ilvl="7" w:tplc="83EED4F6">
      <w:start w:val="1"/>
      <w:numFmt w:val="bullet"/>
      <w:lvlText w:val="o"/>
      <w:lvlJc w:val="left"/>
      <w:pPr>
        <w:ind w:left="5760" w:hanging="360"/>
      </w:pPr>
      <w:rPr>
        <w:rFonts w:hint="default" w:ascii="Courier New" w:hAnsi="Courier New"/>
      </w:rPr>
    </w:lvl>
    <w:lvl w:ilvl="8" w:tplc="78B08666">
      <w:start w:val="1"/>
      <w:numFmt w:val="bullet"/>
      <w:lvlText w:val=""/>
      <w:lvlJc w:val="left"/>
      <w:pPr>
        <w:ind w:left="6480" w:hanging="360"/>
      </w:pPr>
      <w:rPr>
        <w:rFonts w:hint="default" w:ascii="Wingdings" w:hAnsi="Wingdings"/>
      </w:rPr>
    </w:lvl>
  </w:abstractNum>
  <w:abstractNum w:abstractNumId="37" w15:restartNumberingAfterBreak="0">
    <w:nsid w:val="69DD4349"/>
    <w:multiLevelType w:val="hybridMultilevel"/>
    <w:tmpl w:val="FFFFFFFF"/>
    <w:lvl w:ilvl="0" w:tplc="C3B47A94">
      <w:start w:val="1"/>
      <w:numFmt w:val="bullet"/>
      <w:lvlText w:val=""/>
      <w:lvlJc w:val="left"/>
      <w:pPr>
        <w:ind w:left="720" w:hanging="360"/>
      </w:pPr>
      <w:rPr>
        <w:rFonts w:hint="default" w:ascii="Symbol" w:hAnsi="Symbol"/>
      </w:rPr>
    </w:lvl>
    <w:lvl w:ilvl="1" w:tplc="1D42C754">
      <w:start w:val="1"/>
      <w:numFmt w:val="bullet"/>
      <w:lvlText w:val="o"/>
      <w:lvlJc w:val="left"/>
      <w:pPr>
        <w:ind w:left="1440" w:hanging="360"/>
      </w:pPr>
      <w:rPr>
        <w:rFonts w:hint="default" w:ascii="Courier New" w:hAnsi="Courier New"/>
      </w:rPr>
    </w:lvl>
    <w:lvl w:ilvl="2" w:tplc="7F347D50">
      <w:start w:val="1"/>
      <w:numFmt w:val="bullet"/>
      <w:lvlText w:val=""/>
      <w:lvlJc w:val="left"/>
      <w:pPr>
        <w:ind w:left="2160" w:hanging="360"/>
      </w:pPr>
      <w:rPr>
        <w:rFonts w:hint="default" w:ascii="Wingdings" w:hAnsi="Wingdings"/>
      </w:rPr>
    </w:lvl>
    <w:lvl w:ilvl="3" w:tplc="D6341F18">
      <w:start w:val="1"/>
      <w:numFmt w:val="bullet"/>
      <w:lvlText w:val=""/>
      <w:lvlJc w:val="left"/>
      <w:pPr>
        <w:ind w:left="2880" w:hanging="360"/>
      </w:pPr>
      <w:rPr>
        <w:rFonts w:hint="default" w:ascii="Symbol" w:hAnsi="Symbol"/>
      </w:rPr>
    </w:lvl>
    <w:lvl w:ilvl="4" w:tplc="5762AD30">
      <w:start w:val="1"/>
      <w:numFmt w:val="bullet"/>
      <w:lvlText w:val="o"/>
      <w:lvlJc w:val="left"/>
      <w:pPr>
        <w:ind w:left="3600" w:hanging="360"/>
      </w:pPr>
      <w:rPr>
        <w:rFonts w:hint="default" w:ascii="Courier New" w:hAnsi="Courier New"/>
      </w:rPr>
    </w:lvl>
    <w:lvl w:ilvl="5" w:tplc="81BA6238">
      <w:start w:val="1"/>
      <w:numFmt w:val="bullet"/>
      <w:lvlText w:val=""/>
      <w:lvlJc w:val="left"/>
      <w:pPr>
        <w:ind w:left="4320" w:hanging="360"/>
      </w:pPr>
      <w:rPr>
        <w:rFonts w:hint="default" w:ascii="Wingdings" w:hAnsi="Wingdings"/>
      </w:rPr>
    </w:lvl>
    <w:lvl w:ilvl="6" w:tplc="66343D96">
      <w:start w:val="1"/>
      <w:numFmt w:val="bullet"/>
      <w:lvlText w:val=""/>
      <w:lvlJc w:val="left"/>
      <w:pPr>
        <w:ind w:left="5040" w:hanging="360"/>
      </w:pPr>
      <w:rPr>
        <w:rFonts w:hint="default" w:ascii="Symbol" w:hAnsi="Symbol"/>
      </w:rPr>
    </w:lvl>
    <w:lvl w:ilvl="7" w:tplc="0F569B22">
      <w:start w:val="1"/>
      <w:numFmt w:val="bullet"/>
      <w:lvlText w:val="o"/>
      <w:lvlJc w:val="left"/>
      <w:pPr>
        <w:ind w:left="5760" w:hanging="360"/>
      </w:pPr>
      <w:rPr>
        <w:rFonts w:hint="default" w:ascii="Courier New" w:hAnsi="Courier New"/>
      </w:rPr>
    </w:lvl>
    <w:lvl w:ilvl="8" w:tplc="E3221AB2">
      <w:start w:val="1"/>
      <w:numFmt w:val="bullet"/>
      <w:lvlText w:val=""/>
      <w:lvlJc w:val="left"/>
      <w:pPr>
        <w:ind w:left="6480" w:hanging="360"/>
      </w:pPr>
      <w:rPr>
        <w:rFonts w:hint="default" w:ascii="Wingdings" w:hAnsi="Wingdings"/>
      </w:rPr>
    </w:lvl>
  </w:abstractNum>
  <w:abstractNum w:abstractNumId="38" w15:restartNumberingAfterBreak="0">
    <w:nsid w:val="6C49EC09"/>
    <w:multiLevelType w:val="hybridMultilevel"/>
    <w:tmpl w:val="FFFFFFFF"/>
    <w:lvl w:ilvl="0" w:tplc="A32A0DA6">
      <w:start w:val="1"/>
      <w:numFmt w:val="bullet"/>
      <w:lvlText w:val=""/>
      <w:lvlJc w:val="left"/>
      <w:pPr>
        <w:ind w:left="720" w:hanging="360"/>
      </w:pPr>
      <w:rPr>
        <w:rFonts w:hint="default" w:ascii="Symbol" w:hAnsi="Symbol"/>
      </w:rPr>
    </w:lvl>
    <w:lvl w:ilvl="1" w:tplc="F2D431D8">
      <w:start w:val="1"/>
      <w:numFmt w:val="bullet"/>
      <w:lvlText w:val="o"/>
      <w:lvlJc w:val="left"/>
      <w:pPr>
        <w:ind w:left="1440" w:hanging="360"/>
      </w:pPr>
      <w:rPr>
        <w:rFonts w:hint="default" w:ascii="Courier New" w:hAnsi="Courier New"/>
      </w:rPr>
    </w:lvl>
    <w:lvl w:ilvl="2" w:tplc="72C2F3EA">
      <w:start w:val="1"/>
      <w:numFmt w:val="bullet"/>
      <w:lvlText w:val=""/>
      <w:lvlJc w:val="left"/>
      <w:pPr>
        <w:ind w:left="2160" w:hanging="360"/>
      </w:pPr>
      <w:rPr>
        <w:rFonts w:hint="default" w:ascii="Wingdings" w:hAnsi="Wingdings"/>
      </w:rPr>
    </w:lvl>
    <w:lvl w:ilvl="3" w:tplc="FD986B1E">
      <w:start w:val="1"/>
      <w:numFmt w:val="bullet"/>
      <w:lvlText w:val=""/>
      <w:lvlJc w:val="left"/>
      <w:pPr>
        <w:ind w:left="2880" w:hanging="360"/>
      </w:pPr>
      <w:rPr>
        <w:rFonts w:hint="default" w:ascii="Symbol" w:hAnsi="Symbol"/>
      </w:rPr>
    </w:lvl>
    <w:lvl w:ilvl="4" w:tplc="DAC677F6">
      <w:start w:val="1"/>
      <w:numFmt w:val="bullet"/>
      <w:lvlText w:val="o"/>
      <w:lvlJc w:val="left"/>
      <w:pPr>
        <w:ind w:left="3600" w:hanging="360"/>
      </w:pPr>
      <w:rPr>
        <w:rFonts w:hint="default" w:ascii="Courier New" w:hAnsi="Courier New"/>
      </w:rPr>
    </w:lvl>
    <w:lvl w:ilvl="5" w:tplc="8DA0AB46">
      <w:start w:val="1"/>
      <w:numFmt w:val="bullet"/>
      <w:lvlText w:val=""/>
      <w:lvlJc w:val="left"/>
      <w:pPr>
        <w:ind w:left="4320" w:hanging="360"/>
      </w:pPr>
      <w:rPr>
        <w:rFonts w:hint="default" w:ascii="Wingdings" w:hAnsi="Wingdings"/>
      </w:rPr>
    </w:lvl>
    <w:lvl w:ilvl="6" w:tplc="2D208B7A">
      <w:start w:val="1"/>
      <w:numFmt w:val="bullet"/>
      <w:lvlText w:val=""/>
      <w:lvlJc w:val="left"/>
      <w:pPr>
        <w:ind w:left="5040" w:hanging="360"/>
      </w:pPr>
      <w:rPr>
        <w:rFonts w:hint="default" w:ascii="Symbol" w:hAnsi="Symbol"/>
      </w:rPr>
    </w:lvl>
    <w:lvl w:ilvl="7" w:tplc="2D545B44">
      <w:start w:val="1"/>
      <w:numFmt w:val="bullet"/>
      <w:lvlText w:val="o"/>
      <w:lvlJc w:val="left"/>
      <w:pPr>
        <w:ind w:left="5760" w:hanging="360"/>
      </w:pPr>
      <w:rPr>
        <w:rFonts w:hint="default" w:ascii="Courier New" w:hAnsi="Courier New"/>
      </w:rPr>
    </w:lvl>
    <w:lvl w:ilvl="8" w:tplc="CA6401C4">
      <w:start w:val="1"/>
      <w:numFmt w:val="bullet"/>
      <w:lvlText w:val=""/>
      <w:lvlJc w:val="left"/>
      <w:pPr>
        <w:ind w:left="6480" w:hanging="360"/>
      </w:pPr>
      <w:rPr>
        <w:rFonts w:hint="default" w:ascii="Wingdings" w:hAnsi="Wingdings"/>
      </w:rPr>
    </w:lvl>
  </w:abstractNum>
  <w:abstractNum w:abstractNumId="39" w15:restartNumberingAfterBreak="0">
    <w:nsid w:val="6D2DBE1E"/>
    <w:multiLevelType w:val="hybridMultilevel"/>
    <w:tmpl w:val="FFFFFFFF"/>
    <w:lvl w:ilvl="0" w:tplc="561CF132">
      <w:start w:val="1"/>
      <w:numFmt w:val="bullet"/>
      <w:lvlText w:val=""/>
      <w:lvlJc w:val="left"/>
      <w:pPr>
        <w:ind w:left="720" w:hanging="360"/>
      </w:pPr>
      <w:rPr>
        <w:rFonts w:hint="default" w:ascii="Symbol" w:hAnsi="Symbol"/>
      </w:rPr>
    </w:lvl>
    <w:lvl w:ilvl="1" w:tplc="91EEE41A">
      <w:start w:val="1"/>
      <w:numFmt w:val="bullet"/>
      <w:lvlText w:val="o"/>
      <w:lvlJc w:val="left"/>
      <w:pPr>
        <w:ind w:left="1440" w:hanging="360"/>
      </w:pPr>
      <w:rPr>
        <w:rFonts w:hint="default" w:ascii="Courier New" w:hAnsi="Courier New"/>
      </w:rPr>
    </w:lvl>
    <w:lvl w:ilvl="2" w:tplc="63C01170">
      <w:start w:val="1"/>
      <w:numFmt w:val="bullet"/>
      <w:lvlText w:val=""/>
      <w:lvlJc w:val="left"/>
      <w:pPr>
        <w:ind w:left="2160" w:hanging="360"/>
      </w:pPr>
      <w:rPr>
        <w:rFonts w:hint="default" w:ascii="Wingdings" w:hAnsi="Wingdings"/>
      </w:rPr>
    </w:lvl>
    <w:lvl w:ilvl="3" w:tplc="464AF422">
      <w:start w:val="1"/>
      <w:numFmt w:val="bullet"/>
      <w:lvlText w:val=""/>
      <w:lvlJc w:val="left"/>
      <w:pPr>
        <w:ind w:left="2880" w:hanging="360"/>
      </w:pPr>
      <w:rPr>
        <w:rFonts w:hint="default" w:ascii="Symbol" w:hAnsi="Symbol"/>
      </w:rPr>
    </w:lvl>
    <w:lvl w:ilvl="4" w:tplc="5C04A1C4">
      <w:start w:val="1"/>
      <w:numFmt w:val="bullet"/>
      <w:lvlText w:val="o"/>
      <w:lvlJc w:val="left"/>
      <w:pPr>
        <w:ind w:left="3600" w:hanging="360"/>
      </w:pPr>
      <w:rPr>
        <w:rFonts w:hint="default" w:ascii="Courier New" w:hAnsi="Courier New"/>
      </w:rPr>
    </w:lvl>
    <w:lvl w:ilvl="5" w:tplc="6212D8B0">
      <w:start w:val="1"/>
      <w:numFmt w:val="bullet"/>
      <w:lvlText w:val=""/>
      <w:lvlJc w:val="left"/>
      <w:pPr>
        <w:ind w:left="4320" w:hanging="360"/>
      </w:pPr>
      <w:rPr>
        <w:rFonts w:hint="default" w:ascii="Wingdings" w:hAnsi="Wingdings"/>
      </w:rPr>
    </w:lvl>
    <w:lvl w:ilvl="6" w:tplc="78AAAF90">
      <w:start w:val="1"/>
      <w:numFmt w:val="bullet"/>
      <w:lvlText w:val=""/>
      <w:lvlJc w:val="left"/>
      <w:pPr>
        <w:ind w:left="5040" w:hanging="360"/>
      </w:pPr>
      <w:rPr>
        <w:rFonts w:hint="default" w:ascii="Symbol" w:hAnsi="Symbol"/>
      </w:rPr>
    </w:lvl>
    <w:lvl w:ilvl="7" w:tplc="988CD5F2">
      <w:start w:val="1"/>
      <w:numFmt w:val="bullet"/>
      <w:lvlText w:val="o"/>
      <w:lvlJc w:val="left"/>
      <w:pPr>
        <w:ind w:left="5760" w:hanging="360"/>
      </w:pPr>
      <w:rPr>
        <w:rFonts w:hint="default" w:ascii="Courier New" w:hAnsi="Courier New"/>
      </w:rPr>
    </w:lvl>
    <w:lvl w:ilvl="8" w:tplc="5F8CED3E">
      <w:start w:val="1"/>
      <w:numFmt w:val="bullet"/>
      <w:lvlText w:val=""/>
      <w:lvlJc w:val="left"/>
      <w:pPr>
        <w:ind w:left="6480" w:hanging="360"/>
      </w:pPr>
      <w:rPr>
        <w:rFonts w:hint="default" w:ascii="Wingdings" w:hAnsi="Wingdings"/>
      </w:rPr>
    </w:lvl>
  </w:abstractNum>
  <w:abstractNum w:abstractNumId="40" w15:restartNumberingAfterBreak="0">
    <w:nsid w:val="6EB970FC"/>
    <w:multiLevelType w:val="multilevel"/>
    <w:tmpl w:val="8C2ABB4C"/>
    <w:lvl w:ilvl="0">
      <w:start w:val="2"/>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4936BA5"/>
    <w:multiLevelType w:val="multilevel"/>
    <w:tmpl w:val="B62424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76F37C1"/>
    <w:multiLevelType w:val="multilevel"/>
    <w:tmpl w:val="4B660090"/>
    <w:lvl w:ilvl="0">
      <w:start w:val="2"/>
      <w:numFmt w:val="decimal"/>
      <w:suff w:val="space"/>
      <w:lvlText w:val="%1."/>
      <w:lvlJc w:val="left"/>
      <w:pPr>
        <w:ind w:left="0" w:firstLine="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4236919">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445308">
    <w:abstractNumId w:val="12"/>
  </w:num>
  <w:num w:numId="3" w16cid:durableId="1104378346">
    <w:abstractNumId w:val="26"/>
  </w:num>
  <w:num w:numId="4" w16cid:durableId="1123622272">
    <w:abstractNumId w:val="13"/>
    <w:lvlOverride w:ilvl="0">
      <w:lvl w:ilvl="0">
        <w:numFmt w:val="decimal"/>
        <w:lvlText w:val="%1."/>
        <w:lvlJc w:val="left"/>
      </w:lvl>
    </w:lvlOverride>
  </w:num>
  <w:num w:numId="5" w16cid:durableId="1237516369">
    <w:abstractNumId w:val="22"/>
  </w:num>
  <w:num w:numId="6" w16cid:durableId="1241674861">
    <w:abstractNumId w:val="36"/>
  </w:num>
  <w:num w:numId="7" w16cid:durableId="1254818782">
    <w:abstractNumId w:val="32"/>
  </w:num>
  <w:num w:numId="8" w16cid:durableId="1272784596">
    <w:abstractNumId w:val="5"/>
  </w:num>
  <w:num w:numId="9" w16cid:durableId="1284191201">
    <w:abstractNumId w:val="35"/>
    <w:lvlOverride w:ilvl="0">
      <w:lvl w:ilvl="0">
        <w:numFmt w:val="decimal"/>
        <w:lvlText w:val="%1."/>
        <w:lvlJc w:val="left"/>
      </w:lvl>
    </w:lvlOverride>
  </w:num>
  <w:num w:numId="10" w16cid:durableId="1383676865">
    <w:abstractNumId w:val="30"/>
  </w:num>
  <w:num w:numId="11" w16cid:durableId="1430157178">
    <w:abstractNumId w:val="17"/>
  </w:num>
  <w:num w:numId="12" w16cid:durableId="14352440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9048122">
    <w:abstractNumId w:val="23"/>
    <w:lvlOverride w:ilvl="0">
      <w:lvl w:ilvl="0">
        <w:numFmt w:val="decimal"/>
        <w:lvlText w:val="%1."/>
        <w:lvlJc w:val="left"/>
      </w:lvl>
    </w:lvlOverride>
  </w:num>
  <w:num w:numId="14" w16cid:durableId="1586837874">
    <w:abstractNumId w:val="29"/>
  </w:num>
  <w:num w:numId="15" w16cid:durableId="1608611368">
    <w:abstractNumId w:val="0"/>
  </w:num>
  <w:num w:numId="16" w16cid:durableId="1639140101">
    <w:abstractNumId w:val="26"/>
  </w:num>
  <w:num w:numId="17" w16cid:durableId="1640763249">
    <w:abstractNumId w:val="39"/>
  </w:num>
  <w:num w:numId="18" w16cid:durableId="1728725680">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8869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2644832">
    <w:abstractNumId w:val="11"/>
    <w:lvlOverride w:ilvl="0">
      <w:lvl w:ilvl="0">
        <w:numFmt w:val="decimal"/>
        <w:lvlText w:val="%1."/>
        <w:lvlJc w:val="left"/>
      </w:lvl>
    </w:lvlOverride>
  </w:num>
  <w:num w:numId="21" w16cid:durableId="20154950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916419">
    <w:abstractNumId w:val="38"/>
  </w:num>
  <w:num w:numId="23" w16cid:durableId="2075425246">
    <w:abstractNumId w:val="33"/>
    <w:lvlOverride w:ilvl="0">
      <w:lvl w:ilvl="0">
        <w:numFmt w:val="decimal"/>
        <w:lvlText w:val="%1."/>
        <w:lvlJc w:val="left"/>
      </w:lvl>
    </w:lvlOverride>
  </w:num>
  <w:num w:numId="24" w16cid:durableId="241645807">
    <w:abstractNumId w:val="6"/>
  </w:num>
  <w:num w:numId="25" w16cid:durableId="26420701">
    <w:abstractNumId w:val="42"/>
  </w:num>
  <w:num w:numId="26" w16cid:durableId="285935726">
    <w:abstractNumId w:val="41"/>
  </w:num>
  <w:num w:numId="27" w16cid:durableId="334305436">
    <w:abstractNumId w:val="25"/>
  </w:num>
  <w:num w:numId="28" w16cid:durableId="335307112">
    <w:abstractNumId w:val="24"/>
  </w:num>
  <w:num w:numId="29" w16cid:durableId="348527867">
    <w:abstractNumId w:val="10"/>
  </w:num>
  <w:num w:numId="30" w16cid:durableId="37703559">
    <w:abstractNumId w:val="3"/>
  </w:num>
  <w:num w:numId="31" w16cid:durableId="402995333">
    <w:abstractNumId w:val="18"/>
  </w:num>
  <w:num w:numId="32" w16cid:durableId="4273886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75219641">
    <w:abstractNumId w:val="14"/>
  </w:num>
  <w:num w:numId="34" w16cid:durableId="525102454">
    <w:abstractNumId w:val="28"/>
  </w:num>
  <w:num w:numId="35" w16cid:durableId="574243770">
    <w:abstractNumId w:val="19"/>
  </w:num>
  <w:num w:numId="36" w16cid:durableId="596182354">
    <w:abstractNumId w:val="7"/>
  </w:num>
  <w:num w:numId="37" w16cid:durableId="60913276">
    <w:abstractNumId w:val="9"/>
  </w:num>
  <w:num w:numId="38" w16cid:durableId="639921345">
    <w:abstractNumId w:val="20"/>
  </w:num>
  <w:num w:numId="39" w16cid:durableId="692926333">
    <w:abstractNumId w:val="2"/>
  </w:num>
  <w:num w:numId="40" w16cid:durableId="719986271">
    <w:abstractNumId w:val="34"/>
  </w:num>
  <w:num w:numId="41" w16cid:durableId="724067385">
    <w:abstractNumId w:val="15"/>
  </w:num>
  <w:num w:numId="42" w16cid:durableId="730151264">
    <w:abstractNumId w:val="1"/>
  </w:num>
  <w:num w:numId="43" w16cid:durableId="7427194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5248134">
    <w:abstractNumId w:val="27"/>
  </w:num>
  <w:num w:numId="45" w16cid:durableId="754088416">
    <w:abstractNumId w:val="21"/>
    <w:lvlOverride w:ilvl="0">
      <w:lvl w:ilvl="0">
        <w:numFmt w:val="decimal"/>
        <w:lvlText w:val="%1."/>
        <w:lvlJc w:val="left"/>
      </w:lvl>
    </w:lvlOverride>
  </w:num>
  <w:num w:numId="46" w16cid:durableId="8261891">
    <w:abstractNumId w:val="8"/>
  </w:num>
  <w:num w:numId="47" w16cid:durableId="8828417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16171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821241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37"/>
    <w:rsid w:val="00185ECA"/>
    <w:rsid w:val="001E6C40"/>
    <w:rsid w:val="0023265A"/>
    <w:rsid w:val="003809B7"/>
    <w:rsid w:val="003C77D9"/>
    <w:rsid w:val="003F4253"/>
    <w:rsid w:val="004079E3"/>
    <w:rsid w:val="00476E7B"/>
    <w:rsid w:val="006F4560"/>
    <w:rsid w:val="00746C02"/>
    <w:rsid w:val="007C4EA3"/>
    <w:rsid w:val="009A4294"/>
    <w:rsid w:val="009F04E7"/>
    <w:rsid w:val="00B33D7E"/>
    <w:rsid w:val="00BF7BA3"/>
    <w:rsid w:val="00C2296F"/>
    <w:rsid w:val="00C2495A"/>
    <w:rsid w:val="00CA3DC2"/>
    <w:rsid w:val="00CE5DB2"/>
    <w:rsid w:val="00D34FE4"/>
    <w:rsid w:val="00D7557B"/>
    <w:rsid w:val="00DA729F"/>
    <w:rsid w:val="00E571BD"/>
    <w:rsid w:val="00F02637"/>
    <w:rsid w:val="00F049B2"/>
    <w:rsid w:val="00F81602"/>
    <w:rsid w:val="184538A5"/>
    <w:rsid w:val="35FA982C"/>
    <w:rsid w:val="39C038E0"/>
    <w:rsid w:val="3F8D9CF4"/>
    <w:rsid w:val="50C66B04"/>
    <w:rsid w:val="5458C64E"/>
    <w:rsid w:val="5B7DC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098636"/>
  <w15:chartTrackingRefBased/>
  <w15:docId w15:val="{0AAA9CF9-D9C2-4FCE-ACB9-E9D2A444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uiPriority="9" w:semiHidden="1" w:unhideWhenUsed="1" w:qFormat="1"/>
    <w:lsdException w:name="heading 3" w:semiHidden="1" w:unhideWhenUsed="1" w:qFormat="1"/>
    <w:lsdException w:name="heading 4"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9"/>
    <w:qFormat/>
    <w:rsid w:val="00F0263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63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F02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F02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rsid w:val="00F0263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0263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9"/>
    <w:rsid w:val="00F0263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9"/>
    <w:rsid w:val="00F0263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0263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026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26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26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2637"/>
    <w:rPr>
      <w:rFonts w:eastAsiaTheme="majorEastAsia" w:cstheme="majorBidi"/>
      <w:color w:val="272727" w:themeColor="text1" w:themeTint="D8"/>
    </w:rPr>
  </w:style>
  <w:style w:type="paragraph" w:styleId="Title">
    <w:name w:val="Title"/>
    <w:basedOn w:val="Normal"/>
    <w:next w:val="Normal"/>
    <w:link w:val="TitleChar"/>
    <w:uiPriority w:val="10"/>
    <w:qFormat/>
    <w:rsid w:val="00F026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26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26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2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37"/>
    <w:pPr>
      <w:spacing w:before="160"/>
      <w:jc w:val="center"/>
    </w:pPr>
    <w:rPr>
      <w:i/>
      <w:iCs/>
      <w:color w:val="404040" w:themeColor="text1" w:themeTint="BF"/>
    </w:rPr>
  </w:style>
  <w:style w:type="character" w:styleId="QuoteChar" w:customStyle="1">
    <w:name w:val="Quote Char"/>
    <w:basedOn w:val="DefaultParagraphFont"/>
    <w:link w:val="Quote"/>
    <w:uiPriority w:val="29"/>
    <w:rsid w:val="00F02637"/>
    <w:rPr>
      <w:i/>
      <w:iCs/>
      <w:color w:val="404040" w:themeColor="text1" w:themeTint="BF"/>
    </w:rPr>
  </w:style>
  <w:style w:type="paragraph" w:styleId="ListParagraph">
    <w:name w:val="List Paragraph"/>
    <w:basedOn w:val="Normal"/>
    <w:uiPriority w:val="99"/>
    <w:qFormat/>
    <w:rsid w:val="00F02637"/>
    <w:pPr>
      <w:ind w:left="720"/>
      <w:contextualSpacing/>
    </w:pPr>
  </w:style>
  <w:style w:type="character" w:styleId="IntenseEmphasis">
    <w:name w:val="Intense Emphasis"/>
    <w:basedOn w:val="DefaultParagraphFont"/>
    <w:uiPriority w:val="21"/>
    <w:qFormat/>
    <w:rsid w:val="00F02637"/>
    <w:rPr>
      <w:i/>
      <w:iCs/>
      <w:color w:val="2F5496" w:themeColor="accent1" w:themeShade="BF"/>
    </w:rPr>
  </w:style>
  <w:style w:type="paragraph" w:styleId="IntenseQuote">
    <w:name w:val="Intense Quote"/>
    <w:basedOn w:val="Normal"/>
    <w:next w:val="Normal"/>
    <w:link w:val="IntenseQuoteChar"/>
    <w:uiPriority w:val="30"/>
    <w:qFormat/>
    <w:rsid w:val="00F0263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02637"/>
    <w:rPr>
      <w:i/>
      <w:iCs/>
      <w:color w:val="2F5496" w:themeColor="accent1" w:themeShade="BF"/>
    </w:rPr>
  </w:style>
  <w:style w:type="character" w:styleId="IntenseReference">
    <w:name w:val="Intense Reference"/>
    <w:basedOn w:val="DefaultParagraphFont"/>
    <w:uiPriority w:val="32"/>
    <w:qFormat/>
    <w:rsid w:val="00F02637"/>
    <w:rPr>
      <w:b/>
      <w:bCs/>
      <w:smallCaps/>
      <w:color w:val="2F5496" w:themeColor="accent1" w:themeShade="BF"/>
      <w:spacing w:val="5"/>
    </w:rPr>
  </w:style>
  <w:style w:type="paragraph" w:styleId="msonormal0" w:customStyle="1">
    <w:name w:val="msonormal"/>
    <w:basedOn w:val="Normal"/>
    <w:rsid w:val="00F02637"/>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NormalWeb">
    <w:name w:val="Normal (Web)"/>
    <w:basedOn w:val="Normal"/>
    <w:uiPriority w:val="99"/>
    <w:unhideWhenUsed/>
    <w:rsid w:val="00F02637"/>
    <w:pPr>
      <w:spacing w:before="100" w:beforeAutospacing="1" w:after="100" w:afterAutospacing="1" w:line="240" w:lineRule="auto"/>
    </w:pPr>
    <w:rPr>
      <w:rFonts w:ascii="Times New Roman" w:hAnsi="Times New Roman" w:eastAsia="SimSun" w:cs="Times New Roman"/>
      <w:kern w:val="0"/>
      <w:sz w:val="24"/>
      <w:szCs w:val="24"/>
      <w:lang w:eastAsia="en-IN"/>
      <w14:ligatures w14:val="none"/>
    </w:rPr>
  </w:style>
  <w:style w:type="paragraph" w:styleId="BodyText">
    <w:name w:val="Body Text"/>
    <w:basedOn w:val="Normal"/>
    <w:link w:val="BodyTextChar"/>
    <w:uiPriority w:val="99"/>
    <w:unhideWhenUsed/>
    <w:rsid w:val="00F02637"/>
    <w:pPr>
      <w:widowControl w:val="0"/>
      <w:autoSpaceDE w:val="0"/>
      <w:autoSpaceDN w:val="0"/>
      <w:spacing w:before="258" w:after="0" w:line="240" w:lineRule="auto"/>
      <w:ind w:left="808" w:hanging="360"/>
    </w:pPr>
    <w:rPr>
      <w:rFonts w:ascii="Times New Roman" w:hAnsi="Times New Roman" w:eastAsia="Times New Roman" w:cs="Times New Roman"/>
      <w:kern w:val="0"/>
      <w:sz w:val="24"/>
      <w:szCs w:val="24"/>
      <w:lang w:eastAsia="en-IN"/>
      <w14:ligatures w14:val="none"/>
    </w:rPr>
  </w:style>
  <w:style w:type="character" w:styleId="BodyTextChar" w:customStyle="1">
    <w:name w:val="Body Text Char"/>
    <w:basedOn w:val="DefaultParagraphFont"/>
    <w:link w:val="BodyText"/>
    <w:uiPriority w:val="99"/>
    <w:rsid w:val="00F02637"/>
    <w:rPr>
      <w:rFonts w:ascii="Times New Roman" w:hAnsi="Times New Roman" w:eastAsia="Times New Roman" w:cs="Times New Roman"/>
      <w:kern w:val="0"/>
      <w:sz w:val="24"/>
      <w:szCs w:val="24"/>
      <w:lang w:eastAsia="en-IN"/>
      <w14:ligatures w14:val="none"/>
    </w:rPr>
  </w:style>
  <w:style w:type="paragraph" w:styleId="TableParagraph" w:customStyle="1">
    <w:name w:val="Table Paragraph"/>
    <w:basedOn w:val="Normal"/>
    <w:rsid w:val="00F02637"/>
    <w:pPr>
      <w:widowControl w:val="0"/>
      <w:autoSpaceDE w:val="0"/>
      <w:autoSpaceDN w:val="0"/>
      <w:spacing w:after="0" w:line="240" w:lineRule="auto"/>
      <w:ind w:left="105"/>
    </w:pPr>
    <w:rPr>
      <w:rFonts w:ascii="Times New Roman" w:hAnsi="Times New Roman" w:eastAsia="Times New Roman" w:cs="Times New Roman"/>
      <w:kern w:val="0"/>
      <w:lang w:eastAsia="en-IN"/>
      <w14:ligatures w14:val="none"/>
    </w:rPr>
  </w:style>
  <w:style w:type="character" w:styleId="10" w:customStyle="1">
    <w:name w:val="10"/>
    <w:basedOn w:val="DefaultParagraphFont"/>
    <w:rsid w:val="00F02637"/>
    <w:rPr>
      <w:rFonts w:hint="default" w:ascii="Times New Roman" w:hAnsi="Times New Roman" w:cs="Times New Roman"/>
    </w:rPr>
  </w:style>
  <w:style w:type="character" w:styleId="15" w:customStyle="1">
    <w:name w:val="15"/>
    <w:basedOn w:val="DefaultParagraphFont"/>
    <w:rsid w:val="00F02637"/>
    <w:rPr>
      <w:rFonts w:hint="default" w:ascii="Courier New" w:hAnsi="Courier New" w:cs="Courier New"/>
      <w:sz w:val="20"/>
      <w:szCs w:val="20"/>
    </w:rPr>
  </w:style>
  <w:style w:type="character" w:styleId="Hyperlink">
    <w:name w:val="Hyperlink"/>
    <w:basedOn w:val="DefaultParagraphFont"/>
    <w:uiPriority w:val="99"/>
    <w:unhideWhenUsed/>
    <w:rsid w:val="003809B7"/>
    <w:rPr>
      <w:color w:val="0563C1" w:themeColor="hyperlink"/>
      <w:u w:val="single"/>
    </w:rPr>
  </w:style>
  <w:style w:type="character" w:styleId="UnresolvedMention">
    <w:name w:val="Unresolved Mention"/>
    <w:basedOn w:val="DefaultParagraphFont"/>
    <w:uiPriority w:val="99"/>
    <w:semiHidden/>
    <w:unhideWhenUsed/>
    <w:rsid w:val="003809B7"/>
    <w:rPr>
      <w:color w:val="605E5C"/>
      <w:shd w:val="clear" w:color="auto" w:fill="E1DFDD"/>
    </w:rPr>
  </w:style>
  <w:style w:type="table" w:styleId="TableGrid">
    <w:name w:val="Table Grid"/>
    <w:basedOn w:val="TableNormal"/>
    <w:uiPriority w:val="59"/>
    <w:rsid w:val="00D7557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4.png" Id="rId329684084" /><Relationship Type="http://schemas.openxmlformats.org/officeDocument/2006/relationships/image" Target="/media/image5.png" Id="rId742597905" /><Relationship Type="http://schemas.openxmlformats.org/officeDocument/2006/relationships/image" Target="/media/image6.png" Id="rId1093087295" /><Relationship Type="http://schemas.openxmlformats.org/officeDocument/2006/relationships/image" Target="/media/image7.png" Id="rId1550271724" /><Relationship Type="http://schemas.openxmlformats.org/officeDocument/2006/relationships/image" Target="/media/image8.png" Id="rId1802079612" /><Relationship Type="http://schemas.openxmlformats.org/officeDocument/2006/relationships/image" Target="/media/image9.png" Id="rId1414838317" /><Relationship Type="http://schemas.openxmlformats.org/officeDocument/2006/relationships/image" Target="/media/imagea.png" Id="rId461551712" /><Relationship Type="http://schemas.openxmlformats.org/officeDocument/2006/relationships/image" Target="/media/imageb.png" Id="rId1407988343" /><Relationship Type="http://schemas.openxmlformats.org/officeDocument/2006/relationships/image" Target="/media/imagec.png" Id="rId1323713404" /><Relationship Type="http://schemas.openxmlformats.org/officeDocument/2006/relationships/hyperlink" Target="https://docs.python.org/3/" TargetMode="External" Id="R3f6eecbd9b24449b" /><Relationship Type="http://schemas.openxmlformats.org/officeDocument/2006/relationships/hyperlink" Target="https://docs.streamlit.io/" TargetMode="External" Id="R59cf838092424945" /><Relationship Type="http://schemas.openxmlformats.org/officeDocument/2006/relationships/hyperlink" Target="https://www.sqlite.org/docs.html" TargetMode="External" Id="R91f21b4cd6e748d0" /><Relationship Type="http://schemas.openxmlformats.org/officeDocument/2006/relationships/hyperlink" Target="https://tesseract-ocr.github.io/" TargetMode="External" Id="Ra3f4476cde0e48fa" /><Relationship Type="http://schemas.openxmlformats.org/officeDocument/2006/relationships/hyperlink" Target="https://pypi.org/project/pdf2image/" TargetMode="External" Id="Rc6999064a91b4f11" /><Relationship Type="http://schemas.openxmlformats.org/officeDocument/2006/relationships/hyperlink" Target="https://spacy.io/usage" TargetMode="External" Id="R5812b4782d2c461a" /><Relationship Type="http://schemas.openxmlformats.org/officeDocument/2006/relationships/hyperlink" Target="https://plotly.com/python/" TargetMode="External" Id="Rac4fe911d1e8419c" /><Relationship Type="http://schemas.openxmlformats.org/officeDocument/2006/relationships/hyperlink" Target="https://pandas.pydata.org/docs/" TargetMode="External" Id="R49618525b414435c" /><Relationship Type="http://schemas.openxmlformats.org/officeDocument/2006/relationships/hyperlink" Target="https://console.groq.com/docs" TargetMode="External" Id="Rd2422a31f1da44e9" /><Relationship Type="http://schemas.openxmlformats.org/officeDocument/2006/relationships/hyperlink" Target="https://web.stanford.edu/~jurafsky/slp3/" TargetMode="External" Id="Rd20fc8e273eb4a0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Gajendra Rajput</dc:creator>
  <keywords/>
  <dc:description/>
  <lastModifiedBy>Guest User</lastModifiedBy>
  <revision>16</revision>
  <dcterms:created xsi:type="dcterms:W3CDTF">2026-02-20T14:06:00.0000000Z</dcterms:created>
  <dcterms:modified xsi:type="dcterms:W3CDTF">2026-02-21T15:30:10.5200634Z</dcterms:modified>
</coreProperties>
</file>